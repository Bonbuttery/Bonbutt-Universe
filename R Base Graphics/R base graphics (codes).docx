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5A0EC" w14:textId="7A2F2BA4" w:rsidR="00342082" w:rsidRDefault="00342082" w:rsidP="00F47C96">
      <w:pPr>
        <w:rPr>
          <w:ins w:id="0" w:author="John Anthony  V. Olin" w:date="2023-09-17T18:22:00Z"/>
        </w:rPr>
      </w:pPr>
      <w:ins w:id="1" w:author="John Anthony  V. Olin" w:date="2023-09-17T18:22:00Z">
        <w:r>
          <w:rPr>
            <w:rFonts w:ascii="Lato" w:hAnsi="Lato"/>
            <w:b/>
            <w:bCs/>
            <w:color w:val="333333"/>
          </w:rPr>
          <w:t>HANDS-ON OUTPUT 1 (HOO1): Create a single scatter plot using different markers and colors for each iris species. Save the image and upload it as an output for today’s activity.</w:t>
        </w:r>
      </w:ins>
    </w:p>
    <w:p w14:paraId="4D6AA94C" w14:textId="54B8D58F" w:rsidR="00F47C96" w:rsidRDefault="00F47C96" w:rsidP="00F47C96">
      <w:r>
        <w:t># Create a scatter plot</w:t>
      </w:r>
    </w:p>
    <w:p w14:paraId="0FEDAD51" w14:textId="77777777" w:rsidR="00F47C96" w:rsidRDefault="00F47C96" w:rsidP="00F47C96">
      <w:r>
        <w:t>plot(</w:t>
      </w:r>
      <w:proofErr w:type="spellStart"/>
      <w:r>
        <w:t>iris$Sepal.Length</w:t>
      </w:r>
      <w:proofErr w:type="spellEnd"/>
      <w:r>
        <w:t xml:space="preserve">, </w:t>
      </w:r>
      <w:proofErr w:type="spellStart"/>
      <w:r>
        <w:t>iris$Sepal.Width</w:t>
      </w:r>
      <w:proofErr w:type="spellEnd"/>
      <w:r>
        <w:t>,</w:t>
      </w:r>
    </w:p>
    <w:p w14:paraId="2C1EB4B3" w14:textId="77777777" w:rsidR="00F47C96" w:rsidRDefault="00F47C96" w:rsidP="00F47C96">
      <w:r>
        <w:t xml:space="preserve">     </w:t>
      </w:r>
      <w:proofErr w:type="spellStart"/>
      <w:r>
        <w:t>xlab</w:t>
      </w:r>
      <w:proofErr w:type="spellEnd"/>
      <w:r>
        <w:t xml:space="preserve"> = "Sepal Length",</w:t>
      </w:r>
    </w:p>
    <w:p w14:paraId="3106FA50" w14:textId="77777777" w:rsidR="00F47C96" w:rsidRDefault="00F47C96" w:rsidP="00F47C96">
      <w:r>
        <w:t xml:space="preserve">     </w:t>
      </w:r>
      <w:proofErr w:type="spellStart"/>
      <w:r>
        <w:t>ylab</w:t>
      </w:r>
      <w:proofErr w:type="spellEnd"/>
      <w:r>
        <w:t xml:space="preserve"> = "Sepal Width",</w:t>
      </w:r>
    </w:p>
    <w:p w14:paraId="73BDAD3F" w14:textId="77777777" w:rsidR="00F47C96" w:rsidRDefault="00F47C96" w:rsidP="00F47C96">
      <w:r>
        <w:t xml:space="preserve">     main = "Scatter Plot: Sepal Length vs Sepal Width", </w:t>
      </w:r>
    </w:p>
    <w:p w14:paraId="4EAC3017" w14:textId="77777777" w:rsidR="00F47C96" w:rsidRDefault="00F47C96" w:rsidP="00F47C96">
      <w:r>
        <w:t xml:space="preserve">     col=c("</w:t>
      </w:r>
      <w:proofErr w:type="spellStart"/>
      <w:r>
        <w:t>orange","purple","magenta</w:t>
      </w:r>
      <w:proofErr w:type="spellEnd"/>
      <w:r>
        <w:t>")[</w:t>
      </w:r>
      <w:proofErr w:type="spellStart"/>
      <w:r>
        <w:t>as.integer</w:t>
      </w:r>
      <w:proofErr w:type="spellEnd"/>
      <w:r>
        <w:t>(</w:t>
      </w:r>
      <w:proofErr w:type="spellStart"/>
      <w:r>
        <w:t>iris$Species</w:t>
      </w:r>
      <w:proofErr w:type="spellEnd"/>
      <w:r>
        <w:t xml:space="preserve">)], </w:t>
      </w:r>
      <w:proofErr w:type="spellStart"/>
      <w:r>
        <w:t>pch</w:t>
      </w:r>
      <w:proofErr w:type="spellEnd"/>
      <w:r>
        <w:t xml:space="preserve"> = c(9, 10, 11)[</w:t>
      </w:r>
      <w:proofErr w:type="spellStart"/>
      <w:r>
        <w:t>as.integer</w:t>
      </w:r>
      <w:proofErr w:type="spellEnd"/>
      <w:r>
        <w:t>(</w:t>
      </w:r>
      <w:proofErr w:type="spellStart"/>
      <w:r>
        <w:t>iris$Species</w:t>
      </w:r>
      <w:proofErr w:type="spellEnd"/>
      <w:r>
        <w:t>)])</w:t>
      </w:r>
    </w:p>
    <w:p w14:paraId="3EBDB2E7" w14:textId="77777777" w:rsidR="00F47C96" w:rsidRDefault="00F47C96" w:rsidP="00F47C96"/>
    <w:p w14:paraId="0E852BE0" w14:textId="77777777" w:rsidR="00F47C96" w:rsidRDefault="00F47C96" w:rsidP="00F47C96"/>
    <w:p w14:paraId="25F0EFB1" w14:textId="77777777" w:rsidR="00F47C96" w:rsidRDefault="00F47C96" w:rsidP="00F47C96">
      <w:r>
        <w:t># Add grid lines</w:t>
      </w:r>
    </w:p>
    <w:p w14:paraId="27281F6F" w14:textId="77777777" w:rsidR="00F47C96" w:rsidRDefault="00F47C96" w:rsidP="00F47C96">
      <w:r>
        <w:t>grid()</w:t>
      </w:r>
    </w:p>
    <w:p w14:paraId="494ABFC3" w14:textId="77777777" w:rsidR="00F47C96" w:rsidRDefault="00F47C96" w:rsidP="00F47C96">
      <w:r>
        <w:t># Add a legend</w:t>
      </w:r>
    </w:p>
    <w:p w14:paraId="53AB7EE5" w14:textId="77777777" w:rsidR="00F47C96" w:rsidRDefault="00F47C96" w:rsidP="00F47C96">
      <w:r>
        <w:t>legend(x="</w:t>
      </w:r>
      <w:proofErr w:type="spellStart"/>
      <w:r>
        <w:t>topright</w:t>
      </w:r>
      <w:proofErr w:type="spellEnd"/>
      <w:r>
        <w:t xml:space="preserve">", </w:t>
      </w:r>
    </w:p>
    <w:p w14:paraId="752FF5F9" w14:textId="77777777" w:rsidR="00F47C96" w:rsidRDefault="00F47C96" w:rsidP="00F47C96">
      <w:r>
        <w:t xml:space="preserve">       legend=c("</w:t>
      </w:r>
      <w:proofErr w:type="spellStart"/>
      <w:r>
        <w:t>setosa</w:t>
      </w:r>
      <w:proofErr w:type="spellEnd"/>
      <w:r>
        <w:t>","</w:t>
      </w:r>
      <w:proofErr w:type="spellStart"/>
      <w:r>
        <w:t>versicolor","virginica</w:t>
      </w:r>
      <w:proofErr w:type="spellEnd"/>
      <w:r>
        <w:t xml:space="preserve">"), </w:t>
      </w:r>
    </w:p>
    <w:p w14:paraId="4BFC490B" w14:textId="77777777" w:rsidR="00F47C96" w:rsidRDefault="00F47C96" w:rsidP="00F47C96">
      <w:r>
        <w:t xml:space="preserve">       col=c("</w:t>
      </w:r>
      <w:proofErr w:type="spellStart"/>
      <w:r>
        <w:t>orange","purple","magenta</w:t>
      </w:r>
      <w:proofErr w:type="spellEnd"/>
      <w:r>
        <w:t xml:space="preserve">"), </w:t>
      </w:r>
    </w:p>
    <w:p w14:paraId="14AC6983" w14:textId="77AFDE23" w:rsidR="00C4573F" w:rsidRDefault="00F47C96" w:rsidP="00F47C96">
      <w:r>
        <w:t xml:space="preserve">       </w:t>
      </w:r>
      <w:proofErr w:type="spellStart"/>
      <w:r>
        <w:t>pch</w:t>
      </w:r>
      <w:proofErr w:type="spellEnd"/>
      <w:r>
        <w:t>=c(9, 10, 11))</w:t>
      </w:r>
    </w:p>
    <w:p w14:paraId="30E9D496" w14:textId="158D3950" w:rsidR="00F47C96" w:rsidRDefault="00F47C96" w:rsidP="00F47C96"/>
    <w:p w14:paraId="65DC7C17" w14:textId="118B1F75" w:rsidR="00F47C96" w:rsidRDefault="00F47C96" w:rsidP="00F47C96">
      <w:r>
        <w:rPr>
          <w:noProof/>
        </w:rPr>
        <w:drawing>
          <wp:inline distT="0" distB="0" distL="0" distR="0" wp14:anchorId="32FFF89A" wp14:editId="2EE34429">
            <wp:extent cx="5943600" cy="4098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21427996" w14:textId="77777777" w:rsidR="00F47C96" w:rsidRDefault="00F47C96">
      <w:r>
        <w:br w:type="page"/>
      </w:r>
    </w:p>
    <w:p w14:paraId="42942921" w14:textId="1974B324" w:rsidR="00342082" w:rsidRDefault="00342082" w:rsidP="00025110">
      <w:pPr>
        <w:rPr>
          <w:ins w:id="2" w:author="John Anthony  V. Olin" w:date="2023-09-17T18:22:00Z"/>
        </w:rPr>
      </w:pPr>
      <w:ins w:id="3" w:author="John Anthony  V. Olin" w:date="2023-09-17T18:22:00Z">
        <w:r>
          <w:rPr>
            <w:rFonts w:ascii="Lato" w:hAnsi="Lato"/>
            <w:b/>
            <w:bCs/>
            <w:color w:val="333333"/>
          </w:rPr>
          <w:lastRenderedPageBreak/>
          <w:t>HOO2: Create horizontal bar plots for the remaining continuous variables in the iris dataset. Use the command ?</w:t>
        </w:r>
        <w:proofErr w:type="spellStart"/>
        <w:r>
          <w:rPr>
            <w:rFonts w:ascii="Lato" w:hAnsi="Lato"/>
            <w:b/>
            <w:bCs/>
            <w:color w:val="333333"/>
          </w:rPr>
          <w:t>barplot</w:t>
        </w:r>
        <w:proofErr w:type="spellEnd"/>
        <w:r>
          <w:rPr>
            <w:rFonts w:ascii="Lato" w:hAnsi="Lato"/>
            <w:b/>
            <w:bCs/>
            <w:color w:val="333333"/>
          </w:rPr>
          <w:t xml:space="preserve"> to see which argument to include in the command.</w:t>
        </w:r>
      </w:ins>
    </w:p>
    <w:p w14:paraId="1C17466C" w14:textId="69F04BAD" w:rsidR="00025110" w:rsidRDefault="00025110" w:rsidP="00025110">
      <w:pPr>
        <w:rPr>
          <w:ins w:id="4" w:author="John Anthony  V. Olin" w:date="2023-09-17T16:54:00Z"/>
        </w:rPr>
      </w:pPr>
      <w:ins w:id="5" w:author="John Anthony  V. Olin" w:date="2023-09-17T16:54:00Z">
        <w:r>
          <w:t>#Create the bar plot</w:t>
        </w:r>
      </w:ins>
    </w:p>
    <w:p w14:paraId="43F56D55" w14:textId="77777777" w:rsidR="00025110" w:rsidRDefault="00025110" w:rsidP="00025110">
      <w:pPr>
        <w:rPr>
          <w:ins w:id="6" w:author="John Anthony  V. Olin" w:date="2023-09-17T16:54:00Z"/>
        </w:rPr>
      </w:pPr>
      <w:proofErr w:type="spellStart"/>
      <w:ins w:id="7" w:author="John Anthony  V. Olin" w:date="2023-09-17T16:54:00Z">
        <w:r>
          <w:t>barplot</w:t>
        </w:r>
        <w:proofErr w:type="spellEnd"/>
        <w:r>
          <w:t>(</w:t>
        </w:r>
        <w:proofErr w:type="spellStart"/>
        <w:r>
          <w:t>iris$Petal.Length</w:t>
        </w:r>
        <w:proofErr w:type="spellEnd"/>
        <w:r>
          <w:t>, col = c("pink","orange","</w:t>
        </w:r>
        <w:proofErr w:type="spellStart"/>
        <w:r>
          <w:t>lightblue</w:t>
        </w:r>
        <w:proofErr w:type="spellEnd"/>
        <w:r>
          <w:t>")[</w:t>
        </w:r>
        <w:proofErr w:type="spellStart"/>
        <w:r>
          <w:t>iris$Species</w:t>
        </w:r>
        <w:proofErr w:type="spellEnd"/>
        <w:r>
          <w:t xml:space="preserve">], </w:t>
        </w:r>
        <w:proofErr w:type="spellStart"/>
        <w:r>
          <w:t>ylab</w:t>
        </w:r>
        <w:proofErr w:type="spellEnd"/>
        <w:r>
          <w:t xml:space="preserve"> = "Iris", </w:t>
        </w:r>
        <w:proofErr w:type="spellStart"/>
        <w:r>
          <w:t>xlab</w:t>
        </w:r>
        <w:proofErr w:type="spellEnd"/>
        <w:r>
          <w:t xml:space="preserve"> = "Petal length", </w:t>
        </w:r>
        <w:proofErr w:type="spellStart"/>
        <w:r>
          <w:t>horiz</w:t>
        </w:r>
        <w:proofErr w:type="spellEnd"/>
        <w:r>
          <w:t xml:space="preserve"> = TRUE, main="Petal Length Bar Plot")</w:t>
        </w:r>
      </w:ins>
    </w:p>
    <w:p w14:paraId="39703663" w14:textId="77777777" w:rsidR="00025110" w:rsidRDefault="00025110" w:rsidP="00025110">
      <w:pPr>
        <w:rPr>
          <w:ins w:id="8" w:author="John Anthony  V. Olin" w:date="2023-09-17T16:54:00Z"/>
        </w:rPr>
      </w:pPr>
      <w:ins w:id="9" w:author="John Anthony  V. Olin" w:date="2023-09-17T16:54:00Z">
        <w:r>
          <w:t>#Add the legend</w:t>
        </w:r>
      </w:ins>
    </w:p>
    <w:p w14:paraId="278A340D" w14:textId="20E34C02" w:rsidR="00025110" w:rsidDel="00025110" w:rsidRDefault="00025110" w:rsidP="00025110">
      <w:pPr>
        <w:rPr>
          <w:del w:id="10" w:author="John Anthony  V. Olin" w:date="2023-09-17T16:54:00Z"/>
        </w:rPr>
      </w:pPr>
      <w:ins w:id="11" w:author="John Anthony  V. Olin" w:date="2023-09-17T16:54:00Z">
        <w:r>
          <w:t>legend("</w:t>
        </w:r>
        <w:proofErr w:type="spellStart"/>
        <w:r>
          <w:t>bottomright</w:t>
        </w:r>
        <w:proofErr w:type="spellEnd"/>
        <w:r>
          <w:t>", c("</w:t>
        </w:r>
        <w:proofErr w:type="spellStart"/>
        <w:r>
          <w:t>setosa</w:t>
        </w:r>
        <w:proofErr w:type="spellEnd"/>
        <w:r>
          <w:t>", "versicolor", "virginica"), col=c("</w:t>
        </w:r>
        <w:proofErr w:type="spellStart"/>
        <w:r>
          <w:t>lightblue</w:t>
        </w:r>
        <w:proofErr w:type="spellEnd"/>
        <w:r>
          <w:t xml:space="preserve">","orange", "pink"), </w:t>
        </w:r>
        <w:proofErr w:type="spellStart"/>
        <w:r>
          <w:t>lwd</w:t>
        </w:r>
        <w:proofErr w:type="spellEnd"/>
        <w:r>
          <w:t>=5)</w:t>
        </w:r>
      </w:ins>
      <w:del w:id="12" w:author="John Anthony  V. Olin" w:date="2023-09-17T16:54:00Z">
        <w:r w:rsidDel="00025110">
          <w:delText>#Create the bar plot</w:delText>
        </w:r>
      </w:del>
    </w:p>
    <w:p w14:paraId="7BFBA279" w14:textId="0931A454" w:rsidR="00025110" w:rsidDel="00025110" w:rsidRDefault="00025110" w:rsidP="00025110">
      <w:pPr>
        <w:rPr>
          <w:del w:id="13" w:author="John Anthony  V. Olin" w:date="2023-09-17T16:54:00Z"/>
        </w:rPr>
      </w:pPr>
      <w:del w:id="14" w:author="John Anthony  V. Olin" w:date="2023-09-17T16:54:00Z">
        <w:r w:rsidDel="00025110">
          <w:delText>barplot(iris$Petal.Length, col = c("pink","orange","lightblue")[iris$Species], ylab = "Iris", xlab = "Petal length", horiz = TRUE)</w:delText>
        </w:r>
      </w:del>
    </w:p>
    <w:p w14:paraId="7F94EE4B" w14:textId="5079CEA1" w:rsidR="00025110" w:rsidDel="00025110" w:rsidRDefault="00025110" w:rsidP="00025110">
      <w:pPr>
        <w:rPr>
          <w:del w:id="15" w:author="John Anthony  V. Olin" w:date="2023-09-17T16:54:00Z"/>
        </w:rPr>
      </w:pPr>
      <w:del w:id="16" w:author="John Anthony  V. Olin" w:date="2023-09-17T16:54:00Z">
        <w:r w:rsidDel="00025110">
          <w:delText>#Add the legend</w:delText>
        </w:r>
      </w:del>
    </w:p>
    <w:p w14:paraId="13FDFACC" w14:textId="5A3AC7FE" w:rsidR="00F47C96" w:rsidDel="00025110" w:rsidRDefault="00025110" w:rsidP="00025110">
      <w:pPr>
        <w:rPr>
          <w:del w:id="17" w:author="John Anthony  V. Olin" w:date="2023-09-17T16:54:00Z"/>
        </w:rPr>
      </w:pPr>
      <w:del w:id="18" w:author="John Anthony  V. Olin" w:date="2023-09-17T16:54:00Z">
        <w:r w:rsidDel="00025110">
          <w:delText>legend("bottomright", c("setosa", "versicolor", "virginica"), col=c("lightblue","orange", "pink"), lwd=5)</w:delText>
        </w:r>
      </w:del>
    </w:p>
    <w:p w14:paraId="754AEE8A" w14:textId="56AE1234" w:rsidR="00025110" w:rsidRDefault="00025110" w:rsidP="00025110"/>
    <w:p w14:paraId="6EFD2849" w14:textId="08452C11" w:rsidR="00025110" w:rsidRDefault="00025110" w:rsidP="00025110">
      <w:pPr>
        <w:jc w:val="center"/>
        <w:rPr>
          <w:ins w:id="19" w:author="John Anthony  V. Olin" w:date="2023-09-17T16:57:00Z"/>
        </w:rPr>
      </w:pPr>
      <w:ins w:id="20" w:author="John Anthony  V. Olin" w:date="2023-09-17T16:54:00Z">
        <w:r>
          <w:rPr>
            <w:noProof/>
          </w:rPr>
          <w:drawing>
            <wp:inline distT="0" distB="0" distL="0" distR="0" wp14:anchorId="2AA7F914" wp14:editId="0B898E07">
              <wp:extent cx="2236909" cy="2493819"/>
              <wp:effectExtent l="0" t="0" r="0" b="0"/>
              <wp:docPr id="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46039" cy="2503997"/>
                      </a:xfrm>
                      <a:prstGeom prst="rect">
                        <a:avLst/>
                      </a:prstGeom>
                    </pic:spPr>
                  </pic:pic>
                </a:graphicData>
              </a:graphic>
            </wp:inline>
          </w:drawing>
        </w:r>
      </w:ins>
    </w:p>
    <w:p w14:paraId="2FD20484" w14:textId="678089AB" w:rsidR="003E2174" w:rsidRDefault="003E2174" w:rsidP="003E2174">
      <w:pPr>
        <w:rPr>
          <w:ins w:id="21" w:author="John Anthony  V. Olin" w:date="2023-09-17T16:57:00Z"/>
        </w:rPr>
      </w:pPr>
    </w:p>
    <w:p w14:paraId="37161A94" w14:textId="77777777" w:rsidR="003E2174" w:rsidRDefault="003E2174" w:rsidP="003E2174">
      <w:pPr>
        <w:rPr>
          <w:ins w:id="22" w:author="John Anthony  V. Olin" w:date="2023-09-17T16:57:00Z"/>
        </w:rPr>
      </w:pPr>
      <w:ins w:id="23" w:author="John Anthony  V. Olin" w:date="2023-09-17T16:57:00Z">
        <w:r>
          <w:t>#Create the bar plot</w:t>
        </w:r>
      </w:ins>
    </w:p>
    <w:p w14:paraId="66067BDA" w14:textId="77777777" w:rsidR="003E2174" w:rsidRDefault="003E2174" w:rsidP="003E2174">
      <w:pPr>
        <w:rPr>
          <w:ins w:id="24" w:author="John Anthony  V. Olin" w:date="2023-09-17T16:57:00Z"/>
        </w:rPr>
      </w:pPr>
      <w:proofErr w:type="spellStart"/>
      <w:ins w:id="25" w:author="John Anthony  V. Olin" w:date="2023-09-17T16:57:00Z">
        <w:r>
          <w:t>barplot</w:t>
        </w:r>
        <w:proofErr w:type="spellEnd"/>
        <w:r>
          <w:t>(</w:t>
        </w:r>
        <w:proofErr w:type="spellStart"/>
        <w:r>
          <w:t>iris$Sepal.Width</w:t>
        </w:r>
        <w:proofErr w:type="spellEnd"/>
        <w:r>
          <w:t>, col = c("pink","orange","</w:t>
        </w:r>
        <w:proofErr w:type="spellStart"/>
        <w:r>
          <w:t>lightblue</w:t>
        </w:r>
        <w:proofErr w:type="spellEnd"/>
        <w:r>
          <w:t>")[</w:t>
        </w:r>
        <w:proofErr w:type="spellStart"/>
        <w:r>
          <w:t>iris$Species</w:t>
        </w:r>
        <w:proofErr w:type="spellEnd"/>
        <w:r>
          <w:t xml:space="preserve">], </w:t>
        </w:r>
        <w:proofErr w:type="spellStart"/>
        <w:r>
          <w:t>ylab</w:t>
        </w:r>
        <w:proofErr w:type="spellEnd"/>
        <w:r>
          <w:t xml:space="preserve"> = "Iris", </w:t>
        </w:r>
        <w:proofErr w:type="spellStart"/>
        <w:r>
          <w:t>xlab</w:t>
        </w:r>
        <w:proofErr w:type="spellEnd"/>
        <w:r>
          <w:t xml:space="preserve"> = "Sepal width", </w:t>
        </w:r>
        <w:proofErr w:type="spellStart"/>
        <w:r>
          <w:t>horiz</w:t>
        </w:r>
        <w:proofErr w:type="spellEnd"/>
        <w:r>
          <w:t xml:space="preserve"> = TRUE, main="Sepal width Bar Plot")</w:t>
        </w:r>
      </w:ins>
    </w:p>
    <w:p w14:paraId="21CA3D1A" w14:textId="77777777" w:rsidR="003E2174" w:rsidRDefault="003E2174" w:rsidP="003E2174">
      <w:pPr>
        <w:rPr>
          <w:ins w:id="26" w:author="John Anthony  V. Olin" w:date="2023-09-17T16:57:00Z"/>
        </w:rPr>
      </w:pPr>
      <w:ins w:id="27" w:author="John Anthony  V. Olin" w:date="2023-09-17T16:57:00Z">
        <w:r>
          <w:t>#Add the legend</w:t>
        </w:r>
      </w:ins>
    </w:p>
    <w:p w14:paraId="492E5F54" w14:textId="6D451176" w:rsidR="003E2174" w:rsidRDefault="003E2174" w:rsidP="003E2174">
      <w:pPr>
        <w:rPr>
          <w:ins w:id="28" w:author="John Anthony  V. Olin" w:date="2023-09-17T16:57:00Z"/>
        </w:rPr>
      </w:pPr>
      <w:ins w:id="29" w:author="John Anthony  V. Olin" w:date="2023-09-17T16:57:00Z">
        <w:r>
          <w:t>legend("right", c("</w:t>
        </w:r>
        <w:proofErr w:type="spellStart"/>
        <w:r>
          <w:t>setosa</w:t>
        </w:r>
        <w:proofErr w:type="spellEnd"/>
        <w:r>
          <w:t>", "versicolor", "virginica"), col=c("</w:t>
        </w:r>
        <w:proofErr w:type="spellStart"/>
        <w:r>
          <w:t>lightblue</w:t>
        </w:r>
        <w:proofErr w:type="spellEnd"/>
        <w:r>
          <w:t xml:space="preserve">","orange", "pink"), </w:t>
        </w:r>
        <w:proofErr w:type="spellStart"/>
        <w:r>
          <w:t>lwd</w:t>
        </w:r>
        <w:proofErr w:type="spellEnd"/>
        <w:r>
          <w:t>=5)</w:t>
        </w:r>
      </w:ins>
    </w:p>
    <w:p w14:paraId="0DBBD1CF" w14:textId="2B3F975F" w:rsidR="003E2174" w:rsidRDefault="003E2174" w:rsidP="003E2174">
      <w:pPr>
        <w:rPr>
          <w:ins w:id="30" w:author="John Anthony  V. Olin" w:date="2023-09-17T16:57:00Z"/>
        </w:rPr>
      </w:pPr>
    </w:p>
    <w:p w14:paraId="419EE3A4" w14:textId="6F513BB4" w:rsidR="00342082" w:rsidRDefault="003E2174" w:rsidP="003E2174">
      <w:pPr>
        <w:jc w:val="center"/>
        <w:rPr>
          <w:ins w:id="31" w:author="John Anthony  V. Olin" w:date="2023-09-17T18:22:00Z"/>
        </w:rPr>
      </w:pPr>
      <w:ins w:id="32" w:author="John Anthony  V. Olin" w:date="2023-09-17T16:57:00Z">
        <w:r>
          <w:rPr>
            <w:noProof/>
          </w:rPr>
          <w:drawing>
            <wp:inline distT="0" distB="0" distL="0" distR="0" wp14:anchorId="147F6D6F" wp14:editId="0475A81D">
              <wp:extent cx="2294322" cy="2576945"/>
              <wp:effectExtent l="0" t="0" r="4445" b="1270"/>
              <wp:docPr id="4" name="Picture 4"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colo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1241" cy="2584716"/>
                      </a:xfrm>
                      <a:prstGeom prst="rect">
                        <a:avLst/>
                      </a:prstGeom>
                    </pic:spPr>
                  </pic:pic>
                </a:graphicData>
              </a:graphic>
            </wp:inline>
          </w:drawing>
        </w:r>
      </w:ins>
    </w:p>
    <w:p w14:paraId="1A6C58A3" w14:textId="77777777" w:rsidR="00342082" w:rsidRDefault="00342082">
      <w:pPr>
        <w:rPr>
          <w:ins w:id="33" w:author="John Anthony  V. Olin" w:date="2023-09-17T18:22:00Z"/>
        </w:rPr>
      </w:pPr>
      <w:ins w:id="34" w:author="John Anthony  V. Olin" w:date="2023-09-17T18:22:00Z">
        <w:r>
          <w:br w:type="page"/>
        </w:r>
      </w:ins>
    </w:p>
    <w:p w14:paraId="63026E60" w14:textId="18D8BBC9" w:rsidR="003E2174" w:rsidRDefault="00D5507F" w:rsidP="00342082">
      <w:pPr>
        <w:rPr>
          <w:ins w:id="35" w:author="John Anthony  V. Olin" w:date="2023-09-17T18:23:00Z"/>
          <w:rFonts w:ascii="Lato" w:hAnsi="Lato"/>
          <w:b/>
          <w:bCs/>
          <w:color w:val="333333"/>
        </w:rPr>
      </w:pPr>
      <w:ins w:id="36" w:author="John Anthony  V. Olin" w:date="2023-09-17T18:23:00Z">
        <w:r>
          <w:rPr>
            <w:rFonts w:ascii="Lato" w:hAnsi="Lato"/>
            <w:b/>
            <w:bCs/>
            <w:color w:val="333333"/>
          </w:rPr>
          <w:lastRenderedPageBreak/>
          <w:t>HOO3: Create histograms using the sepal length for the versicolor species using the following breaks: 5, 10, 20, 30.</w:t>
        </w:r>
      </w:ins>
    </w:p>
    <w:p w14:paraId="4DA8D1C1" w14:textId="25473551" w:rsidR="00D5507F" w:rsidRDefault="00D5507F" w:rsidP="00342082">
      <w:pPr>
        <w:rPr>
          <w:ins w:id="37" w:author="John Anthony  V. Olin" w:date="2023-09-17T18:23:00Z"/>
          <w:rFonts w:ascii="Lato" w:hAnsi="Lato"/>
          <w:b/>
          <w:bCs/>
          <w:color w:val="333333"/>
        </w:rPr>
      </w:pPr>
    </w:p>
    <w:p w14:paraId="7CE2B2D6" w14:textId="4430B976" w:rsidR="00D5507F" w:rsidRPr="00D5507F" w:rsidRDefault="00D5507F" w:rsidP="00D5507F">
      <w:pPr>
        <w:shd w:val="clear" w:color="auto" w:fill="FFFFFF"/>
        <w:jc w:val="center"/>
        <w:rPr>
          <w:ins w:id="38" w:author="John Anthony  V. Olin" w:date="2023-09-17T18:35:00Z"/>
          <w:rFonts w:ascii="Times New Roman" w:eastAsia="Times New Roman" w:hAnsi="Times New Roman" w:cs="Times New Roman"/>
        </w:rPr>
      </w:pPr>
      <w:ins w:id="39" w:author="John Anthony  V. Olin" w:date="2023-09-17T18:35:00Z">
        <w:r w:rsidRPr="00D5507F">
          <w:rPr>
            <w:rFonts w:ascii="Lato" w:eastAsia="Times New Roman" w:hAnsi="Lato" w:cs="Times New Roman"/>
            <w:b/>
            <w:bCs/>
            <w:color w:val="333333"/>
            <w:bdr w:val="single" w:sz="8" w:space="0" w:color="000000" w:frame="1"/>
          </w:rPr>
          <w:fldChar w:fldCharType="begin"/>
        </w:r>
        <w:r w:rsidRPr="00D5507F">
          <w:rPr>
            <w:rFonts w:ascii="Lato" w:eastAsia="Times New Roman" w:hAnsi="Lato" w:cs="Times New Roman"/>
            <w:b/>
            <w:bCs/>
            <w:color w:val="333333"/>
            <w:bdr w:val="single" w:sz="8" w:space="0" w:color="000000" w:frame="1"/>
          </w:rPr>
          <w:instrText xml:space="preserve"> INCLUDEPICTURE "https://lh5.googleusercontent.com/QQIkweNAEi1Q791jpZu7r4FcVTJTS7eoElxMxJ6Ts5EV1xOqfZel57Kf5rdaEDh5ZuRxvFWvF8eEgKXwmaSJxK4nlDESOR-OcU0g9E8ACGRHHOVt-iURol3FP_bE-KJMwLvIYPseUWAHf6kvtGKRrn4" \* MERGEFORMATINET </w:instrText>
        </w:r>
        <w:r w:rsidRPr="00D5507F">
          <w:rPr>
            <w:rFonts w:ascii="Lato" w:eastAsia="Times New Roman" w:hAnsi="Lato" w:cs="Times New Roman"/>
            <w:b/>
            <w:bCs/>
            <w:color w:val="333333"/>
            <w:bdr w:val="single" w:sz="8" w:space="0" w:color="000000" w:frame="1"/>
          </w:rPr>
          <w:fldChar w:fldCharType="separate"/>
        </w:r>
        <w:r w:rsidRPr="00D5507F">
          <w:rPr>
            <w:rFonts w:ascii="Lato" w:eastAsia="Times New Roman" w:hAnsi="Lato" w:cs="Times New Roman"/>
            <w:b/>
            <w:bCs/>
            <w:noProof/>
            <w:color w:val="333333"/>
            <w:bdr w:val="single" w:sz="8" w:space="0" w:color="000000" w:frame="1"/>
          </w:rPr>
          <w:drawing>
            <wp:inline distT="0" distB="0" distL="0" distR="0" wp14:anchorId="6703CA7D" wp14:editId="1A4E0C31">
              <wp:extent cx="2726468" cy="3080657"/>
              <wp:effectExtent l="0" t="0" r="4445" b="5715"/>
              <wp:docPr id="8" name="Picture 8"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graph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3962" cy="3089125"/>
                      </a:xfrm>
                      <a:prstGeom prst="rect">
                        <a:avLst/>
                      </a:prstGeom>
                      <a:noFill/>
                      <a:ln>
                        <a:noFill/>
                      </a:ln>
                    </pic:spPr>
                  </pic:pic>
                </a:graphicData>
              </a:graphic>
            </wp:inline>
          </w:drawing>
        </w:r>
        <w:r w:rsidRPr="00D5507F">
          <w:rPr>
            <w:rFonts w:ascii="Lato" w:eastAsia="Times New Roman" w:hAnsi="Lato" w:cs="Times New Roman"/>
            <w:b/>
            <w:bCs/>
            <w:color w:val="333333"/>
            <w:bdr w:val="single" w:sz="8" w:space="0" w:color="000000" w:frame="1"/>
          </w:rPr>
          <w:fldChar w:fldCharType="end"/>
        </w:r>
      </w:ins>
    </w:p>
    <w:p w14:paraId="1FF3C5B0" w14:textId="77777777" w:rsidR="00D5507F" w:rsidRPr="00D5507F" w:rsidRDefault="00D5507F" w:rsidP="00D5507F">
      <w:pPr>
        <w:shd w:val="clear" w:color="auto" w:fill="FFFFFF"/>
        <w:rPr>
          <w:ins w:id="40" w:author="John Anthony  V. Olin" w:date="2023-09-17T18:35:00Z"/>
          <w:rFonts w:ascii="Times New Roman" w:eastAsia="Times New Roman" w:hAnsi="Times New Roman" w:cs="Times New Roman"/>
        </w:rPr>
      </w:pPr>
      <w:ins w:id="41" w:author="John Anthony  V. Olin" w:date="2023-09-17T18:35:00Z">
        <w:r w:rsidRPr="00D5507F">
          <w:rPr>
            <w:rFonts w:ascii="Lato" w:eastAsia="Times New Roman" w:hAnsi="Lato" w:cs="Times New Roman"/>
            <w:b/>
            <w:bCs/>
            <w:color w:val="333333"/>
            <w:sz w:val="18"/>
            <w:szCs w:val="18"/>
            <w:shd w:val="clear" w:color="auto" w:fill="FFFF00"/>
          </w:rPr>
          <w:t>Code</w:t>
        </w:r>
        <w:r w:rsidRPr="00D5507F">
          <w:rPr>
            <w:rFonts w:ascii="Lato" w:eastAsia="Times New Roman" w:hAnsi="Lato" w:cs="Times New Roman"/>
            <w:b/>
            <w:bCs/>
            <w:color w:val="333333"/>
            <w:sz w:val="18"/>
            <w:szCs w:val="18"/>
          </w:rPr>
          <w:t>: &gt; hist(</w:t>
        </w:r>
        <w:proofErr w:type="spellStart"/>
        <w:r w:rsidRPr="00D5507F">
          <w:rPr>
            <w:rFonts w:ascii="Lato" w:eastAsia="Times New Roman" w:hAnsi="Lato" w:cs="Times New Roman"/>
            <w:b/>
            <w:bCs/>
            <w:color w:val="333333"/>
            <w:sz w:val="18"/>
            <w:szCs w:val="18"/>
          </w:rPr>
          <w:t>iris$Sepal.Length</w:t>
        </w:r>
        <w:proofErr w:type="spellEnd"/>
        <w:r w:rsidRPr="00D5507F">
          <w:rPr>
            <w:rFonts w:ascii="Lato" w:eastAsia="Times New Roman" w:hAnsi="Lato" w:cs="Times New Roman"/>
            <w:b/>
            <w:bCs/>
            <w:color w:val="333333"/>
            <w:sz w:val="18"/>
            <w:szCs w:val="18"/>
          </w:rPr>
          <w:t>[</w:t>
        </w:r>
        <w:proofErr w:type="spellStart"/>
        <w:r w:rsidRPr="00D5507F">
          <w:rPr>
            <w:rFonts w:ascii="Lato" w:eastAsia="Times New Roman" w:hAnsi="Lato" w:cs="Times New Roman"/>
            <w:b/>
            <w:bCs/>
            <w:color w:val="333333"/>
            <w:sz w:val="18"/>
            <w:szCs w:val="18"/>
          </w:rPr>
          <w:t>iris$Species</w:t>
        </w:r>
        <w:proofErr w:type="spellEnd"/>
        <w:r w:rsidRPr="00D5507F">
          <w:rPr>
            <w:rFonts w:ascii="Lato" w:eastAsia="Times New Roman" w:hAnsi="Lato" w:cs="Times New Roman"/>
            <w:b/>
            <w:bCs/>
            <w:color w:val="333333"/>
            <w:sz w:val="18"/>
            <w:szCs w:val="18"/>
          </w:rPr>
          <w:t xml:space="preserve"> == "versicolor"], col="blue", </w:t>
        </w:r>
        <w:proofErr w:type="spellStart"/>
        <w:r w:rsidRPr="00D5507F">
          <w:rPr>
            <w:rFonts w:ascii="Lato" w:eastAsia="Times New Roman" w:hAnsi="Lato" w:cs="Times New Roman"/>
            <w:b/>
            <w:bCs/>
            <w:color w:val="333333"/>
            <w:sz w:val="18"/>
            <w:szCs w:val="18"/>
          </w:rPr>
          <w:t>xlab</w:t>
        </w:r>
        <w:proofErr w:type="spellEnd"/>
        <w:r w:rsidRPr="00D5507F">
          <w:rPr>
            <w:rFonts w:ascii="Lato" w:eastAsia="Times New Roman" w:hAnsi="Lato" w:cs="Times New Roman"/>
            <w:b/>
            <w:bCs/>
            <w:color w:val="333333"/>
            <w:sz w:val="18"/>
            <w:szCs w:val="18"/>
          </w:rPr>
          <w:t xml:space="preserve"> = "Sepal Length of Versicolor", </w:t>
        </w:r>
        <w:proofErr w:type="spellStart"/>
        <w:r w:rsidRPr="00D5507F">
          <w:rPr>
            <w:rFonts w:ascii="Lato" w:eastAsia="Times New Roman" w:hAnsi="Lato" w:cs="Times New Roman"/>
            <w:b/>
            <w:bCs/>
            <w:color w:val="333333"/>
            <w:sz w:val="18"/>
            <w:szCs w:val="18"/>
          </w:rPr>
          <w:t>ylab</w:t>
        </w:r>
        <w:proofErr w:type="spellEnd"/>
        <w:r w:rsidRPr="00D5507F">
          <w:rPr>
            <w:rFonts w:ascii="Lato" w:eastAsia="Times New Roman" w:hAnsi="Lato" w:cs="Times New Roman"/>
            <w:b/>
            <w:bCs/>
            <w:color w:val="333333"/>
            <w:sz w:val="18"/>
            <w:szCs w:val="18"/>
          </w:rPr>
          <w:t xml:space="preserve"> = "Frequency", main = "Histogram of Sepal Length of Versicolor", breaks = 5)</w:t>
        </w:r>
      </w:ins>
    </w:p>
    <w:p w14:paraId="65F3B3D9" w14:textId="13206B10" w:rsidR="00D5507F" w:rsidRPr="00D5507F" w:rsidRDefault="00D5507F" w:rsidP="00D5507F">
      <w:pPr>
        <w:shd w:val="clear" w:color="auto" w:fill="FFFFFF"/>
        <w:jc w:val="center"/>
        <w:rPr>
          <w:ins w:id="42" w:author="John Anthony  V. Olin" w:date="2023-09-17T18:35:00Z"/>
          <w:rFonts w:ascii="Times New Roman" w:eastAsia="Times New Roman" w:hAnsi="Times New Roman" w:cs="Times New Roman"/>
        </w:rPr>
      </w:pPr>
      <w:ins w:id="43" w:author="John Anthony  V. Olin" w:date="2023-09-17T18:35:00Z">
        <w:r w:rsidRPr="00D5507F">
          <w:rPr>
            <w:rFonts w:ascii="Lato" w:eastAsia="Times New Roman" w:hAnsi="Lato" w:cs="Times New Roman"/>
            <w:b/>
            <w:bCs/>
            <w:color w:val="333333"/>
            <w:sz w:val="18"/>
            <w:szCs w:val="18"/>
            <w:bdr w:val="single" w:sz="8" w:space="0" w:color="000000" w:frame="1"/>
          </w:rPr>
          <w:fldChar w:fldCharType="begin"/>
        </w:r>
        <w:r w:rsidRPr="00D5507F">
          <w:rPr>
            <w:rFonts w:ascii="Lato" w:eastAsia="Times New Roman" w:hAnsi="Lato" w:cs="Times New Roman"/>
            <w:b/>
            <w:bCs/>
            <w:color w:val="333333"/>
            <w:sz w:val="18"/>
            <w:szCs w:val="18"/>
            <w:bdr w:val="single" w:sz="8" w:space="0" w:color="000000" w:frame="1"/>
          </w:rPr>
          <w:instrText xml:space="preserve"> INCLUDEPICTURE "https://lh3.googleusercontent.com/F3zPaw-3DIbl8w_KXb4cqX2twjoiol09ANzCJIgFElD9gQDhn67jcxYtCV4wpSLsD_6tBvCtpgm6baEF9jM4r5LEtDHRzyNyJp4bQrp2J0bBmL19hLjT3RHLBxCevrh5YAIUPpxeyfqM09Eq9_esMMw" \* MERGEFORMATINET </w:instrText>
        </w:r>
        <w:r w:rsidRPr="00D5507F">
          <w:rPr>
            <w:rFonts w:ascii="Lato" w:eastAsia="Times New Roman" w:hAnsi="Lato" w:cs="Times New Roman"/>
            <w:b/>
            <w:bCs/>
            <w:color w:val="333333"/>
            <w:sz w:val="18"/>
            <w:szCs w:val="18"/>
            <w:bdr w:val="single" w:sz="8" w:space="0" w:color="000000" w:frame="1"/>
          </w:rPr>
          <w:fldChar w:fldCharType="separate"/>
        </w:r>
        <w:r w:rsidRPr="00D5507F">
          <w:rPr>
            <w:rFonts w:ascii="Lato" w:eastAsia="Times New Roman" w:hAnsi="Lato" w:cs="Times New Roman"/>
            <w:b/>
            <w:bCs/>
            <w:noProof/>
            <w:color w:val="333333"/>
            <w:sz w:val="18"/>
            <w:szCs w:val="18"/>
            <w:bdr w:val="single" w:sz="8" w:space="0" w:color="000000" w:frame="1"/>
          </w:rPr>
          <w:drawing>
            <wp:inline distT="0" distB="0" distL="0" distR="0" wp14:anchorId="177C1958" wp14:editId="171D80AF">
              <wp:extent cx="2600897" cy="2950028"/>
              <wp:effectExtent l="0" t="0" r="3175" b="0"/>
              <wp:docPr id="7" name="Picture 7"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een bar graph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6361" cy="2956226"/>
                      </a:xfrm>
                      <a:prstGeom prst="rect">
                        <a:avLst/>
                      </a:prstGeom>
                      <a:noFill/>
                      <a:ln>
                        <a:noFill/>
                      </a:ln>
                    </pic:spPr>
                  </pic:pic>
                </a:graphicData>
              </a:graphic>
            </wp:inline>
          </w:drawing>
        </w:r>
        <w:r w:rsidRPr="00D5507F">
          <w:rPr>
            <w:rFonts w:ascii="Lato" w:eastAsia="Times New Roman" w:hAnsi="Lato" w:cs="Times New Roman"/>
            <w:b/>
            <w:bCs/>
            <w:color w:val="333333"/>
            <w:sz w:val="18"/>
            <w:szCs w:val="18"/>
            <w:bdr w:val="single" w:sz="8" w:space="0" w:color="000000" w:frame="1"/>
          </w:rPr>
          <w:fldChar w:fldCharType="end"/>
        </w:r>
      </w:ins>
    </w:p>
    <w:p w14:paraId="51476D8A" w14:textId="77777777" w:rsidR="00D5507F" w:rsidRPr="00D5507F" w:rsidRDefault="00D5507F" w:rsidP="00D5507F">
      <w:pPr>
        <w:shd w:val="clear" w:color="auto" w:fill="FFFFFF"/>
        <w:rPr>
          <w:ins w:id="44" w:author="John Anthony  V. Olin" w:date="2023-09-17T18:35:00Z"/>
          <w:rFonts w:ascii="Times New Roman" w:eastAsia="Times New Roman" w:hAnsi="Times New Roman" w:cs="Times New Roman"/>
        </w:rPr>
      </w:pPr>
      <w:ins w:id="45" w:author="John Anthony  V. Olin" w:date="2023-09-17T18:35:00Z">
        <w:r w:rsidRPr="00D5507F">
          <w:rPr>
            <w:rFonts w:ascii="Lato" w:eastAsia="Times New Roman" w:hAnsi="Lato" w:cs="Times New Roman"/>
            <w:b/>
            <w:bCs/>
            <w:color w:val="333333"/>
            <w:sz w:val="18"/>
            <w:szCs w:val="18"/>
            <w:shd w:val="clear" w:color="auto" w:fill="FFFF00"/>
          </w:rPr>
          <w:t>Code:</w:t>
        </w:r>
        <w:r w:rsidRPr="00D5507F">
          <w:rPr>
            <w:rFonts w:ascii="Lato" w:eastAsia="Times New Roman" w:hAnsi="Lato" w:cs="Times New Roman"/>
            <w:b/>
            <w:bCs/>
            <w:color w:val="333333"/>
            <w:sz w:val="18"/>
            <w:szCs w:val="18"/>
          </w:rPr>
          <w:t xml:space="preserve"> hist(</w:t>
        </w:r>
        <w:proofErr w:type="spellStart"/>
        <w:r w:rsidRPr="00D5507F">
          <w:rPr>
            <w:rFonts w:ascii="Lato" w:eastAsia="Times New Roman" w:hAnsi="Lato" w:cs="Times New Roman"/>
            <w:b/>
            <w:bCs/>
            <w:color w:val="333333"/>
            <w:sz w:val="18"/>
            <w:szCs w:val="18"/>
          </w:rPr>
          <w:t>iris$Sepal.Length</w:t>
        </w:r>
        <w:proofErr w:type="spellEnd"/>
        <w:r w:rsidRPr="00D5507F">
          <w:rPr>
            <w:rFonts w:ascii="Lato" w:eastAsia="Times New Roman" w:hAnsi="Lato" w:cs="Times New Roman"/>
            <w:b/>
            <w:bCs/>
            <w:color w:val="333333"/>
            <w:sz w:val="18"/>
            <w:szCs w:val="18"/>
          </w:rPr>
          <w:t>[</w:t>
        </w:r>
        <w:proofErr w:type="spellStart"/>
        <w:r w:rsidRPr="00D5507F">
          <w:rPr>
            <w:rFonts w:ascii="Lato" w:eastAsia="Times New Roman" w:hAnsi="Lato" w:cs="Times New Roman"/>
            <w:b/>
            <w:bCs/>
            <w:color w:val="333333"/>
            <w:sz w:val="18"/>
            <w:szCs w:val="18"/>
          </w:rPr>
          <w:t>iris$Species</w:t>
        </w:r>
        <w:proofErr w:type="spellEnd"/>
        <w:r w:rsidRPr="00D5507F">
          <w:rPr>
            <w:rFonts w:ascii="Lato" w:eastAsia="Times New Roman" w:hAnsi="Lato" w:cs="Times New Roman"/>
            <w:b/>
            <w:bCs/>
            <w:color w:val="333333"/>
            <w:sz w:val="18"/>
            <w:szCs w:val="18"/>
          </w:rPr>
          <w:t xml:space="preserve"> == "versicolor"], col="green", </w:t>
        </w:r>
        <w:proofErr w:type="spellStart"/>
        <w:r w:rsidRPr="00D5507F">
          <w:rPr>
            <w:rFonts w:ascii="Lato" w:eastAsia="Times New Roman" w:hAnsi="Lato" w:cs="Times New Roman"/>
            <w:b/>
            <w:bCs/>
            <w:color w:val="333333"/>
            <w:sz w:val="18"/>
            <w:szCs w:val="18"/>
          </w:rPr>
          <w:t>xlab</w:t>
        </w:r>
        <w:proofErr w:type="spellEnd"/>
        <w:r w:rsidRPr="00D5507F">
          <w:rPr>
            <w:rFonts w:ascii="Lato" w:eastAsia="Times New Roman" w:hAnsi="Lato" w:cs="Times New Roman"/>
            <w:b/>
            <w:bCs/>
            <w:color w:val="333333"/>
            <w:sz w:val="18"/>
            <w:szCs w:val="18"/>
          </w:rPr>
          <w:t xml:space="preserve"> = "Sepal Length of Versicolor", </w:t>
        </w:r>
        <w:proofErr w:type="spellStart"/>
        <w:r w:rsidRPr="00D5507F">
          <w:rPr>
            <w:rFonts w:ascii="Lato" w:eastAsia="Times New Roman" w:hAnsi="Lato" w:cs="Times New Roman"/>
            <w:b/>
            <w:bCs/>
            <w:color w:val="333333"/>
            <w:sz w:val="18"/>
            <w:szCs w:val="18"/>
          </w:rPr>
          <w:t>ylab</w:t>
        </w:r>
        <w:proofErr w:type="spellEnd"/>
        <w:r w:rsidRPr="00D5507F">
          <w:rPr>
            <w:rFonts w:ascii="Lato" w:eastAsia="Times New Roman" w:hAnsi="Lato" w:cs="Times New Roman"/>
            <w:b/>
            <w:bCs/>
            <w:color w:val="333333"/>
            <w:sz w:val="18"/>
            <w:szCs w:val="18"/>
          </w:rPr>
          <w:t xml:space="preserve"> = "Frequency", main = "Histogram of Sepal Length of Versicolor", breaks = 10)</w:t>
        </w:r>
      </w:ins>
    </w:p>
    <w:p w14:paraId="3C421B94" w14:textId="70C72243" w:rsidR="00D5507F" w:rsidRPr="00D5507F" w:rsidRDefault="00D5507F" w:rsidP="00D5507F">
      <w:pPr>
        <w:shd w:val="clear" w:color="auto" w:fill="FFFFFF"/>
        <w:jc w:val="center"/>
        <w:rPr>
          <w:ins w:id="46" w:author="John Anthony  V. Olin" w:date="2023-09-17T18:35:00Z"/>
          <w:rFonts w:ascii="Times New Roman" w:eastAsia="Times New Roman" w:hAnsi="Times New Roman" w:cs="Times New Roman"/>
        </w:rPr>
      </w:pPr>
      <w:ins w:id="47" w:author="John Anthony  V. Olin" w:date="2023-09-17T18:35:00Z">
        <w:r w:rsidRPr="00D5507F">
          <w:rPr>
            <w:rFonts w:ascii="Lato" w:eastAsia="Times New Roman" w:hAnsi="Lato" w:cs="Times New Roman"/>
            <w:b/>
            <w:bCs/>
            <w:color w:val="333333"/>
            <w:sz w:val="18"/>
            <w:szCs w:val="18"/>
            <w:bdr w:val="single" w:sz="8" w:space="0" w:color="000000" w:frame="1"/>
          </w:rPr>
          <w:lastRenderedPageBreak/>
          <w:fldChar w:fldCharType="begin"/>
        </w:r>
        <w:r w:rsidRPr="00D5507F">
          <w:rPr>
            <w:rFonts w:ascii="Lato" w:eastAsia="Times New Roman" w:hAnsi="Lato" w:cs="Times New Roman"/>
            <w:b/>
            <w:bCs/>
            <w:color w:val="333333"/>
            <w:sz w:val="18"/>
            <w:szCs w:val="18"/>
            <w:bdr w:val="single" w:sz="8" w:space="0" w:color="000000" w:frame="1"/>
          </w:rPr>
          <w:instrText xml:space="preserve"> INCLUDEPICTURE "https://lh3.googleusercontent.com/l6j08TxMN5C4u1k6p2az7rRDUw6m8iOv79w36CwJK99SyW__Q6skFMi_vP4tya-1tv-wKqH8ADaNMsPANSYp2IhsT8CFiPjMNgK45cm3vkWKOUNbdrTn1FZ6jMpHeWaREzT5evBjaqzx2CJmSAAT8Lo" \* MERGEFORMATINET </w:instrText>
        </w:r>
        <w:r w:rsidRPr="00D5507F">
          <w:rPr>
            <w:rFonts w:ascii="Lato" w:eastAsia="Times New Roman" w:hAnsi="Lato" w:cs="Times New Roman"/>
            <w:b/>
            <w:bCs/>
            <w:color w:val="333333"/>
            <w:sz w:val="18"/>
            <w:szCs w:val="18"/>
            <w:bdr w:val="single" w:sz="8" w:space="0" w:color="000000" w:frame="1"/>
          </w:rPr>
          <w:fldChar w:fldCharType="separate"/>
        </w:r>
        <w:r w:rsidRPr="00D5507F">
          <w:rPr>
            <w:rFonts w:ascii="Lato" w:eastAsia="Times New Roman" w:hAnsi="Lato" w:cs="Times New Roman"/>
            <w:b/>
            <w:bCs/>
            <w:noProof/>
            <w:color w:val="333333"/>
            <w:sz w:val="18"/>
            <w:szCs w:val="18"/>
            <w:bdr w:val="single" w:sz="8" w:space="0" w:color="000000" w:frame="1"/>
          </w:rPr>
          <w:drawing>
            <wp:inline distT="0" distB="0" distL="0" distR="0" wp14:anchorId="0EE50915" wp14:editId="31A66206">
              <wp:extent cx="2888594" cy="3276600"/>
              <wp:effectExtent l="0" t="0" r="0" b="0"/>
              <wp:docPr id="6" name="Picture 6"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number of different colored bar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354" cy="3284269"/>
                      </a:xfrm>
                      <a:prstGeom prst="rect">
                        <a:avLst/>
                      </a:prstGeom>
                      <a:noFill/>
                      <a:ln>
                        <a:noFill/>
                      </a:ln>
                    </pic:spPr>
                  </pic:pic>
                </a:graphicData>
              </a:graphic>
            </wp:inline>
          </w:drawing>
        </w:r>
        <w:r w:rsidRPr="00D5507F">
          <w:rPr>
            <w:rFonts w:ascii="Lato" w:eastAsia="Times New Roman" w:hAnsi="Lato" w:cs="Times New Roman"/>
            <w:b/>
            <w:bCs/>
            <w:color w:val="333333"/>
            <w:sz w:val="18"/>
            <w:szCs w:val="18"/>
            <w:bdr w:val="single" w:sz="8" w:space="0" w:color="000000" w:frame="1"/>
          </w:rPr>
          <w:fldChar w:fldCharType="end"/>
        </w:r>
      </w:ins>
    </w:p>
    <w:p w14:paraId="4F28CB71" w14:textId="77777777" w:rsidR="00D5507F" w:rsidRPr="00D5507F" w:rsidRDefault="00D5507F" w:rsidP="00D5507F">
      <w:pPr>
        <w:shd w:val="clear" w:color="auto" w:fill="FFFFFF"/>
        <w:rPr>
          <w:ins w:id="48" w:author="John Anthony  V. Olin" w:date="2023-09-17T18:35:00Z"/>
          <w:rFonts w:ascii="Times New Roman" w:eastAsia="Times New Roman" w:hAnsi="Times New Roman" w:cs="Times New Roman"/>
        </w:rPr>
      </w:pPr>
      <w:ins w:id="49" w:author="John Anthony  V. Olin" w:date="2023-09-17T18:35:00Z">
        <w:r w:rsidRPr="00D5507F">
          <w:rPr>
            <w:rFonts w:ascii="Lato" w:eastAsia="Times New Roman" w:hAnsi="Lato" w:cs="Times New Roman"/>
            <w:b/>
            <w:bCs/>
            <w:color w:val="333333"/>
            <w:sz w:val="18"/>
            <w:szCs w:val="18"/>
            <w:shd w:val="clear" w:color="auto" w:fill="FFFF00"/>
          </w:rPr>
          <w:t>Code:</w:t>
        </w:r>
        <w:r w:rsidRPr="00D5507F">
          <w:rPr>
            <w:rFonts w:ascii="Lato" w:eastAsia="Times New Roman" w:hAnsi="Lato" w:cs="Times New Roman"/>
            <w:b/>
            <w:bCs/>
            <w:color w:val="333333"/>
            <w:sz w:val="18"/>
            <w:szCs w:val="18"/>
          </w:rPr>
          <w:t xml:space="preserve"> &gt; hist(</w:t>
        </w:r>
        <w:proofErr w:type="spellStart"/>
        <w:r w:rsidRPr="00D5507F">
          <w:rPr>
            <w:rFonts w:ascii="Lato" w:eastAsia="Times New Roman" w:hAnsi="Lato" w:cs="Times New Roman"/>
            <w:b/>
            <w:bCs/>
            <w:color w:val="333333"/>
            <w:sz w:val="18"/>
            <w:szCs w:val="18"/>
          </w:rPr>
          <w:t>iris$Sepal.Length</w:t>
        </w:r>
        <w:proofErr w:type="spellEnd"/>
        <w:r w:rsidRPr="00D5507F">
          <w:rPr>
            <w:rFonts w:ascii="Lato" w:eastAsia="Times New Roman" w:hAnsi="Lato" w:cs="Times New Roman"/>
            <w:b/>
            <w:bCs/>
            <w:color w:val="333333"/>
            <w:sz w:val="18"/>
            <w:szCs w:val="18"/>
          </w:rPr>
          <w:t>[</w:t>
        </w:r>
        <w:proofErr w:type="spellStart"/>
        <w:r w:rsidRPr="00D5507F">
          <w:rPr>
            <w:rFonts w:ascii="Lato" w:eastAsia="Times New Roman" w:hAnsi="Lato" w:cs="Times New Roman"/>
            <w:b/>
            <w:bCs/>
            <w:color w:val="333333"/>
            <w:sz w:val="18"/>
            <w:szCs w:val="18"/>
          </w:rPr>
          <w:t>iris$Species</w:t>
        </w:r>
        <w:proofErr w:type="spellEnd"/>
        <w:r w:rsidRPr="00D5507F">
          <w:rPr>
            <w:rFonts w:ascii="Lato" w:eastAsia="Times New Roman" w:hAnsi="Lato" w:cs="Times New Roman"/>
            <w:b/>
            <w:bCs/>
            <w:color w:val="333333"/>
            <w:sz w:val="18"/>
            <w:szCs w:val="18"/>
          </w:rPr>
          <w:t xml:space="preserve"> == "versicolor"], col="pink", </w:t>
        </w:r>
        <w:proofErr w:type="spellStart"/>
        <w:r w:rsidRPr="00D5507F">
          <w:rPr>
            <w:rFonts w:ascii="Lato" w:eastAsia="Times New Roman" w:hAnsi="Lato" w:cs="Times New Roman"/>
            <w:b/>
            <w:bCs/>
            <w:color w:val="333333"/>
            <w:sz w:val="18"/>
            <w:szCs w:val="18"/>
          </w:rPr>
          <w:t>xlab</w:t>
        </w:r>
        <w:proofErr w:type="spellEnd"/>
        <w:r w:rsidRPr="00D5507F">
          <w:rPr>
            <w:rFonts w:ascii="Lato" w:eastAsia="Times New Roman" w:hAnsi="Lato" w:cs="Times New Roman"/>
            <w:b/>
            <w:bCs/>
            <w:color w:val="333333"/>
            <w:sz w:val="18"/>
            <w:szCs w:val="18"/>
          </w:rPr>
          <w:t xml:space="preserve"> = "Sepal Length of Versicolor", </w:t>
        </w:r>
        <w:proofErr w:type="spellStart"/>
        <w:r w:rsidRPr="00D5507F">
          <w:rPr>
            <w:rFonts w:ascii="Lato" w:eastAsia="Times New Roman" w:hAnsi="Lato" w:cs="Times New Roman"/>
            <w:b/>
            <w:bCs/>
            <w:color w:val="333333"/>
            <w:sz w:val="18"/>
            <w:szCs w:val="18"/>
          </w:rPr>
          <w:t>ylab</w:t>
        </w:r>
        <w:proofErr w:type="spellEnd"/>
        <w:r w:rsidRPr="00D5507F">
          <w:rPr>
            <w:rFonts w:ascii="Lato" w:eastAsia="Times New Roman" w:hAnsi="Lato" w:cs="Times New Roman"/>
            <w:b/>
            <w:bCs/>
            <w:color w:val="333333"/>
            <w:sz w:val="18"/>
            <w:szCs w:val="18"/>
          </w:rPr>
          <w:t xml:space="preserve"> = "Frequency", main = "Histogram of Sepal Length of Versicolor", breaks = 20)</w:t>
        </w:r>
      </w:ins>
    </w:p>
    <w:p w14:paraId="6B117D3F" w14:textId="77777777" w:rsidR="00D5507F" w:rsidRPr="00D5507F" w:rsidRDefault="00D5507F" w:rsidP="00D5507F">
      <w:pPr>
        <w:shd w:val="clear" w:color="auto" w:fill="FFFFFF"/>
        <w:rPr>
          <w:ins w:id="50" w:author="John Anthony  V. Olin" w:date="2023-09-17T18:35:00Z"/>
          <w:rFonts w:ascii="Times New Roman" w:eastAsia="Times New Roman" w:hAnsi="Times New Roman" w:cs="Times New Roman"/>
        </w:rPr>
      </w:pPr>
    </w:p>
    <w:p w14:paraId="18FED9DE" w14:textId="68C273B9" w:rsidR="00D5507F" w:rsidRPr="00D5507F" w:rsidRDefault="00D5507F" w:rsidP="00D5507F">
      <w:pPr>
        <w:shd w:val="clear" w:color="auto" w:fill="FFFFFF"/>
        <w:jc w:val="center"/>
        <w:rPr>
          <w:ins w:id="51" w:author="John Anthony  V. Olin" w:date="2023-09-17T18:35:00Z"/>
          <w:rFonts w:ascii="Times New Roman" w:eastAsia="Times New Roman" w:hAnsi="Times New Roman" w:cs="Times New Roman"/>
        </w:rPr>
      </w:pPr>
      <w:ins w:id="52" w:author="John Anthony  V. Olin" w:date="2023-09-17T18:35:00Z">
        <w:r w:rsidRPr="00D5507F">
          <w:rPr>
            <w:rFonts w:ascii="Lato" w:eastAsia="Times New Roman" w:hAnsi="Lato" w:cs="Times New Roman"/>
            <w:b/>
            <w:bCs/>
            <w:color w:val="333333"/>
            <w:sz w:val="18"/>
            <w:szCs w:val="18"/>
            <w:bdr w:val="single" w:sz="8" w:space="0" w:color="000000" w:frame="1"/>
          </w:rPr>
          <w:fldChar w:fldCharType="begin"/>
        </w:r>
        <w:r w:rsidRPr="00D5507F">
          <w:rPr>
            <w:rFonts w:ascii="Lato" w:eastAsia="Times New Roman" w:hAnsi="Lato" w:cs="Times New Roman"/>
            <w:b/>
            <w:bCs/>
            <w:color w:val="333333"/>
            <w:sz w:val="18"/>
            <w:szCs w:val="18"/>
            <w:bdr w:val="single" w:sz="8" w:space="0" w:color="000000" w:frame="1"/>
          </w:rPr>
          <w:instrText xml:space="preserve"> INCLUDEPICTURE "https://lh3.googleusercontent.com/8WBi8jJOAaj9F84EWe_3gZvFoaNbqkA8tJ_lMPIeAfUlnNxazqt_dqh3phYgsT4r7pjzSQnRJL3JZw_t5bKBU8RZ_KovntEGaWho_CoEVt6b4-L1tBcFA0-h9hHAoZGgrpKXwsub3oBCrNVT9BzU0NU" \* MERGEFORMATINET </w:instrText>
        </w:r>
        <w:r w:rsidRPr="00D5507F">
          <w:rPr>
            <w:rFonts w:ascii="Lato" w:eastAsia="Times New Roman" w:hAnsi="Lato" w:cs="Times New Roman"/>
            <w:b/>
            <w:bCs/>
            <w:color w:val="333333"/>
            <w:sz w:val="18"/>
            <w:szCs w:val="18"/>
            <w:bdr w:val="single" w:sz="8" w:space="0" w:color="000000" w:frame="1"/>
          </w:rPr>
          <w:fldChar w:fldCharType="separate"/>
        </w:r>
        <w:r w:rsidRPr="00D5507F">
          <w:rPr>
            <w:rFonts w:ascii="Lato" w:eastAsia="Times New Roman" w:hAnsi="Lato" w:cs="Times New Roman"/>
            <w:b/>
            <w:bCs/>
            <w:noProof/>
            <w:color w:val="333333"/>
            <w:sz w:val="18"/>
            <w:szCs w:val="18"/>
            <w:bdr w:val="single" w:sz="8" w:space="0" w:color="000000" w:frame="1"/>
          </w:rPr>
          <w:drawing>
            <wp:inline distT="0" distB="0" distL="0" distR="0" wp14:anchorId="039A2261" wp14:editId="5B0E79BD">
              <wp:extent cx="2798512" cy="3113314"/>
              <wp:effectExtent l="0" t="0" r="0" b="0"/>
              <wp:docPr id="5" name="Picture 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object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175" cy="3118502"/>
                      </a:xfrm>
                      <a:prstGeom prst="rect">
                        <a:avLst/>
                      </a:prstGeom>
                      <a:noFill/>
                      <a:ln>
                        <a:noFill/>
                      </a:ln>
                    </pic:spPr>
                  </pic:pic>
                </a:graphicData>
              </a:graphic>
            </wp:inline>
          </w:drawing>
        </w:r>
        <w:r w:rsidRPr="00D5507F">
          <w:rPr>
            <w:rFonts w:ascii="Lato" w:eastAsia="Times New Roman" w:hAnsi="Lato" w:cs="Times New Roman"/>
            <w:b/>
            <w:bCs/>
            <w:color w:val="333333"/>
            <w:sz w:val="18"/>
            <w:szCs w:val="18"/>
            <w:bdr w:val="single" w:sz="8" w:space="0" w:color="000000" w:frame="1"/>
          </w:rPr>
          <w:fldChar w:fldCharType="end"/>
        </w:r>
      </w:ins>
    </w:p>
    <w:p w14:paraId="03F8D66B" w14:textId="77777777" w:rsidR="00D5507F" w:rsidRPr="00D5507F" w:rsidRDefault="00D5507F" w:rsidP="00D5507F">
      <w:pPr>
        <w:shd w:val="clear" w:color="auto" w:fill="FFFFFF"/>
        <w:rPr>
          <w:ins w:id="53" w:author="John Anthony  V. Olin" w:date="2023-09-17T18:35:00Z"/>
          <w:rFonts w:ascii="Times New Roman" w:eastAsia="Times New Roman" w:hAnsi="Times New Roman" w:cs="Times New Roman"/>
        </w:rPr>
      </w:pPr>
      <w:ins w:id="54" w:author="John Anthony  V. Olin" w:date="2023-09-17T18:35:00Z">
        <w:r w:rsidRPr="00D5507F">
          <w:rPr>
            <w:rFonts w:ascii="Lato" w:eastAsia="Times New Roman" w:hAnsi="Lato" w:cs="Times New Roman"/>
            <w:b/>
            <w:bCs/>
            <w:color w:val="333333"/>
            <w:sz w:val="18"/>
            <w:szCs w:val="18"/>
            <w:shd w:val="clear" w:color="auto" w:fill="FFFF00"/>
          </w:rPr>
          <w:t>Code</w:t>
        </w:r>
        <w:r w:rsidRPr="00D5507F">
          <w:rPr>
            <w:rFonts w:ascii="Lato" w:eastAsia="Times New Roman" w:hAnsi="Lato" w:cs="Times New Roman"/>
            <w:b/>
            <w:bCs/>
            <w:color w:val="333333"/>
            <w:sz w:val="18"/>
            <w:szCs w:val="18"/>
          </w:rPr>
          <w:t>: &gt; hist(</w:t>
        </w:r>
        <w:proofErr w:type="spellStart"/>
        <w:r w:rsidRPr="00D5507F">
          <w:rPr>
            <w:rFonts w:ascii="Lato" w:eastAsia="Times New Roman" w:hAnsi="Lato" w:cs="Times New Roman"/>
            <w:b/>
            <w:bCs/>
            <w:color w:val="333333"/>
            <w:sz w:val="18"/>
            <w:szCs w:val="18"/>
          </w:rPr>
          <w:t>iris$Sepal.Length</w:t>
        </w:r>
        <w:proofErr w:type="spellEnd"/>
        <w:r w:rsidRPr="00D5507F">
          <w:rPr>
            <w:rFonts w:ascii="Lato" w:eastAsia="Times New Roman" w:hAnsi="Lato" w:cs="Times New Roman"/>
            <w:b/>
            <w:bCs/>
            <w:color w:val="333333"/>
            <w:sz w:val="18"/>
            <w:szCs w:val="18"/>
          </w:rPr>
          <w:t>[</w:t>
        </w:r>
        <w:proofErr w:type="spellStart"/>
        <w:r w:rsidRPr="00D5507F">
          <w:rPr>
            <w:rFonts w:ascii="Lato" w:eastAsia="Times New Roman" w:hAnsi="Lato" w:cs="Times New Roman"/>
            <w:b/>
            <w:bCs/>
            <w:color w:val="333333"/>
            <w:sz w:val="18"/>
            <w:szCs w:val="18"/>
          </w:rPr>
          <w:t>iris$Species</w:t>
        </w:r>
        <w:proofErr w:type="spellEnd"/>
        <w:r w:rsidRPr="00D5507F">
          <w:rPr>
            <w:rFonts w:ascii="Lato" w:eastAsia="Times New Roman" w:hAnsi="Lato" w:cs="Times New Roman"/>
            <w:b/>
            <w:bCs/>
            <w:color w:val="333333"/>
            <w:sz w:val="18"/>
            <w:szCs w:val="18"/>
          </w:rPr>
          <w:t xml:space="preserve"> == "versicolor"], col="magenta", </w:t>
        </w:r>
        <w:proofErr w:type="spellStart"/>
        <w:r w:rsidRPr="00D5507F">
          <w:rPr>
            <w:rFonts w:ascii="Lato" w:eastAsia="Times New Roman" w:hAnsi="Lato" w:cs="Times New Roman"/>
            <w:b/>
            <w:bCs/>
            <w:color w:val="333333"/>
            <w:sz w:val="18"/>
            <w:szCs w:val="18"/>
          </w:rPr>
          <w:t>xlab</w:t>
        </w:r>
        <w:proofErr w:type="spellEnd"/>
        <w:r w:rsidRPr="00D5507F">
          <w:rPr>
            <w:rFonts w:ascii="Lato" w:eastAsia="Times New Roman" w:hAnsi="Lato" w:cs="Times New Roman"/>
            <w:b/>
            <w:bCs/>
            <w:color w:val="333333"/>
            <w:sz w:val="18"/>
            <w:szCs w:val="18"/>
          </w:rPr>
          <w:t xml:space="preserve"> = "Sepal Length of Versicolor", </w:t>
        </w:r>
        <w:proofErr w:type="spellStart"/>
        <w:r w:rsidRPr="00D5507F">
          <w:rPr>
            <w:rFonts w:ascii="Lato" w:eastAsia="Times New Roman" w:hAnsi="Lato" w:cs="Times New Roman"/>
            <w:b/>
            <w:bCs/>
            <w:color w:val="333333"/>
            <w:sz w:val="18"/>
            <w:szCs w:val="18"/>
          </w:rPr>
          <w:t>ylab</w:t>
        </w:r>
        <w:proofErr w:type="spellEnd"/>
        <w:r w:rsidRPr="00D5507F">
          <w:rPr>
            <w:rFonts w:ascii="Lato" w:eastAsia="Times New Roman" w:hAnsi="Lato" w:cs="Times New Roman"/>
            <w:b/>
            <w:bCs/>
            <w:color w:val="333333"/>
            <w:sz w:val="18"/>
            <w:szCs w:val="18"/>
          </w:rPr>
          <w:t xml:space="preserve"> = "Frequency", main = "Histogram of Sepal Length of Versicolor", breaks = 30)</w:t>
        </w:r>
      </w:ins>
    </w:p>
    <w:p w14:paraId="7C468642" w14:textId="77777777" w:rsidR="00D5507F" w:rsidRPr="00D5507F" w:rsidRDefault="00D5507F" w:rsidP="00D5507F">
      <w:pPr>
        <w:rPr>
          <w:ins w:id="55" w:author="John Anthony  V. Olin" w:date="2023-09-17T18:35:00Z"/>
          <w:rFonts w:ascii="Times New Roman" w:eastAsia="Times New Roman" w:hAnsi="Times New Roman" w:cs="Times New Roman"/>
        </w:rPr>
      </w:pPr>
    </w:p>
    <w:p w14:paraId="37D53247" w14:textId="0E223348" w:rsidR="00160CBC" w:rsidRDefault="00160CBC">
      <w:pPr>
        <w:rPr>
          <w:ins w:id="56" w:author="John Anthony  V. Olin" w:date="2023-09-19T02:45:00Z"/>
        </w:rPr>
      </w:pPr>
      <w:ins w:id="57" w:author="John Anthony  V. Olin" w:date="2023-09-19T02:45:00Z">
        <w:r>
          <w:br w:type="page"/>
        </w:r>
      </w:ins>
    </w:p>
    <w:p w14:paraId="55DF10EC" w14:textId="77777777" w:rsidR="00160CBC" w:rsidRPr="00160CBC" w:rsidRDefault="00160CBC" w:rsidP="00160CBC">
      <w:pPr>
        <w:shd w:val="clear" w:color="auto" w:fill="FFFFFF"/>
        <w:spacing w:before="240"/>
        <w:jc w:val="both"/>
        <w:rPr>
          <w:ins w:id="58" w:author="John Anthony  V. Olin" w:date="2023-09-19T02:45:00Z"/>
          <w:rFonts w:ascii="Times New Roman" w:eastAsia="Times New Roman" w:hAnsi="Times New Roman" w:cs="Times New Roman"/>
        </w:rPr>
      </w:pPr>
      <w:ins w:id="59" w:author="John Anthony  V. Olin" w:date="2023-09-19T02:45:00Z">
        <w:r w:rsidRPr="00160CBC">
          <w:rPr>
            <w:rFonts w:ascii="Lato" w:eastAsia="Times New Roman" w:hAnsi="Lato" w:cs="Times New Roman"/>
            <w:b/>
            <w:bCs/>
            <w:color w:val="333333"/>
          </w:rPr>
          <w:lastRenderedPageBreak/>
          <w:t>Exercises</w:t>
        </w:r>
        <w:r w:rsidRPr="00160CBC">
          <w:rPr>
            <w:rFonts w:ascii="Lato" w:eastAsia="Times New Roman" w:hAnsi="Lato" w:cs="Times New Roman"/>
            <w:b/>
            <w:bCs/>
            <w:color w:val="333333"/>
          </w:rPr>
          <w:tab/>
        </w:r>
        <w:r w:rsidRPr="00160CBC">
          <w:rPr>
            <w:rFonts w:ascii="Lato" w:eastAsia="Times New Roman" w:hAnsi="Lato" w:cs="Times New Roman"/>
            <w:b/>
            <w:bCs/>
            <w:color w:val="333333"/>
          </w:rPr>
          <w:tab/>
        </w:r>
        <w:r w:rsidRPr="00160CBC">
          <w:rPr>
            <w:rFonts w:ascii="Lato" w:eastAsia="Times New Roman" w:hAnsi="Lato" w:cs="Times New Roman"/>
            <w:b/>
            <w:bCs/>
            <w:color w:val="333333"/>
          </w:rPr>
          <w:tab/>
        </w:r>
        <w:r w:rsidRPr="00160CBC">
          <w:rPr>
            <w:rFonts w:ascii="Lato" w:eastAsia="Times New Roman" w:hAnsi="Lato" w:cs="Times New Roman"/>
            <w:b/>
            <w:bCs/>
            <w:color w:val="333333"/>
          </w:rPr>
          <w:tab/>
        </w:r>
      </w:ins>
    </w:p>
    <w:p w14:paraId="69990B05" w14:textId="77777777" w:rsidR="00160CBC" w:rsidRPr="00160CBC" w:rsidRDefault="00160CBC" w:rsidP="00160CBC">
      <w:pPr>
        <w:shd w:val="clear" w:color="auto" w:fill="FFFFFF"/>
        <w:jc w:val="both"/>
        <w:rPr>
          <w:ins w:id="60" w:author="John Anthony  V. Olin" w:date="2023-09-19T02:45:00Z"/>
          <w:rFonts w:ascii="Times New Roman" w:eastAsia="Times New Roman" w:hAnsi="Times New Roman" w:cs="Times New Roman"/>
        </w:rPr>
      </w:pPr>
      <w:ins w:id="61" w:author="John Anthony  V. Olin" w:date="2023-09-19T02:45:00Z">
        <w:r w:rsidRPr="00160CBC">
          <w:rPr>
            <w:rFonts w:ascii="Lato" w:eastAsia="Times New Roman" w:hAnsi="Lato" w:cs="Times New Roman"/>
            <w:b/>
            <w:bCs/>
            <w:color w:val="333333"/>
          </w:rPr>
          <w:t xml:space="preserve">Use the </w:t>
        </w:r>
        <w:r w:rsidRPr="00160CBC">
          <w:rPr>
            <w:rFonts w:ascii="Lato" w:eastAsia="Times New Roman" w:hAnsi="Lato" w:cs="Times New Roman"/>
            <w:b/>
            <w:bCs/>
            <w:i/>
            <w:iCs/>
            <w:color w:val="333333"/>
          </w:rPr>
          <w:t xml:space="preserve">mpg </w:t>
        </w:r>
        <w:r w:rsidRPr="00160CBC">
          <w:rPr>
            <w:rFonts w:ascii="Lato" w:eastAsia="Times New Roman" w:hAnsi="Lato" w:cs="Times New Roman"/>
            <w:b/>
            <w:bCs/>
            <w:color w:val="333333"/>
          </w:rPr>
          <w:t>dataset for the following exercises. You need to load the ggplot2 package first. Exert effort to customize and improve the aesthetic quality of your plots. Take a screenshot of your console showing the code, and the chart output.</w:t>
        </w:r>
        <w:r w:rsidRPr="00160CBC">
          <w:rPr>
            <w:rFonts w:ascii="Lato" w:eastAsia="Times New Roman" w:hAnsi="Lato" w:cs="Times New Roman"/>
            <w:b/>
            <w:bCs/>
            <w:color w:val="333333"/>
          </w:rPr>
          <w:tab/>
        </w:r>
        <w:proofErr w:type="spellStart"/>
        <w:r w:rsidRPr="00160CBC">
          <w:rPr>
            <w:rFonts w:ascii="Lato" w:eastAsia="Times New Roman" w:hAnsi="Lato" w:cs="Times New Roman"/>
            <w:b/>
            <w:bCs/>
            <w:color w:val="333333"/>
            <w:sz w:val="14"/>
            <w:szCs w:val="14"/>
            <w:shd w:val="clear" w:color="auto" w:fill="FFFF00"/>
          </w:rPr>
          <w:t>ggplots</w:t>
        </w:r>
        <w:proofErr w:type="spellEnd"/>
        <w:r w:rsidRPr="00160CBC">
          <w:rPr>
            <w:rFonts w:ascii="Lato" w:eastAsia="Times New Roman" w:hAnsi="Lato" w:cs="Times New Roman"/>
            <w:b/>
            <w:bCs/>
            <w:color w:val="333333"/>
            <w:sz w:val="14"/>
            <w:szCs w:val="14"/>
            <w:shd w:val="clear" w:color="auto" w:fill="FFFF00"/>
          </w:rPr>
          <w:t>  are just for comparisons</w:t>
        </w:r>
        <w:r w:rsidRPr="00160CBC">
          <w:rPr>
            <w:rFonts w:ascii="Lato" w:eastAsia="Times New Roman" w:hAnsi="Lato" w:cs="Times New Roman"/>
            <w:b/>
            <w:bCs/>
            <w:color w:val="333333"/>
            <w:sz w:val="14"/>
            <w:szCs w:val="14"/>
            <w:shd w:val="clear" w:color="auto" w:fill="FFFF00"/>
          </w:rPr>
          <w:tab/>
        </w:r>
        <w:r w:rsidRPr="00160CBC">
          <w:rPr>
            <w:rFonts w:ascii="Lato" w:eastAsia="Times New Roman" w:hAnsi="Lato" w:cs="Times New Roman"/>
            <w:b/>
            <w:bCs/>
            <w:color w:val="333333"/>
          </w:rPr>
          <w:tab/>
        </w:r>
        <w:r w:rsidRPr="00160CBC">
          <w:rPr>
            <w:rFonts w:ascii="Lato" w:eastAsia="Times New Roman" w:hAnsi="Lato" w:cs="Times New Roman"/>
            <w:b/>
            <w:bCs/>
            <w:color w:val="333333"/>
          </w:rPr>
          <w:tab/>
        </w:r>
      </w:ins>
    </w:p>
    <w:p w14:paraId="2F489E20" w14:textId="77777777" w:rsidR="00160CBC" w:rsidRPr="00160CBC" w:rsidRDefault="00160CBC" w:rsidP="00160CBC">
      <w:pPr>
        <w:shd w:val="clear" w:color="auto" w:fill="FFFFFF"/>
        <w:spacing w:after="240"/>
        <w:jc w:val="both"/>
        <w:rPr>
          <w:ins w:id="62" w:author="John Anthony  V. Olin" w:date="2023-09-19T02:45:00Z"/>
          <w:rFonts w:ascii="Times New Roman" w:eastAsia="Times New Roman" w:hAnsi="Times New Roman" w:cs="Times New Roman"/>
        </w:rPr>
      </w:pPr>
      <w:ins w:id="63" w:author="John Anthony  V. Olin" w:date="2023-09-19T02:45:00Z">
        <w:r w:rsidRPr="00160CBC">
          <w:rPr>
            <w:rFonts w:ascii="Lato" w:eastAsia="Times New Roman" w:hAnsi="Lato" w:cs="Times New Roman"/>
            <w:b/>
            <w:bCs/>
            <w:color w:val="333333"/>
          </w:rPr>
          <w:t>1. Create a scatter plot where the x axis is “</w:t>
        </w:r>
        <w:proofErr w:type="spellStart"/>
        <w:r w:rsidRPr="00160CBC">
          <w:rPr>
            <w:rFonts w:ascii="Lato" w:eastAsia="Times New Roman" w:hAnsi="Lato" w:cs="Times New Roman"/>
            <w:b/>
            <w:bCs/>
            <w:color w:val="333333"/>
          </w:rPr>
          <w:t>cty</w:t>
        </w:r>
        <w:proofErr w:type="spellEnd"/>
        <w:r w:rsidRPr="00160CBC">
          <w:rPr>
            <w:rFonts w:ascii="Lato" w:eastAsia="Times New Roman" w:hAnsi="Lato" w:cs="Times New Roman"/>
            <w:b/>
            <w:bCs/>
            <w:color w:val="333333"/>
          </w:rPr>
          <w:t>” and the y axis is “</w:t>
        </w:r>
        <w:proofErr w:type="spellStart"/>
        <w:r w:rsidRPr="00160CBC">
          <w:rPr>
            <w:rFonts w:ascii="Lato" w:eastAsia="Times New Roman" w:hAnsi="Lato" w:cs="Times New Roman"/>
            <w:b/>
            <w:bCs/>
            <w:color w:val="333333"/>
          </w:rPr>
          <w:t>hwy</w:t>
        </w:r>
        <w:proofErr w:type="spellEnd"/>
        <w:r w:rsidRPr="00160CBC">
          <w:rPr>
            <w:rFonts w:ascii="Lato" w:eastAsia="Times New Roman" w:hAnsi="Lato" w:cs="Times New Roman"/>
            <w:b/>
            <w:bCs/>
            <w:color w:val="333333"/>
          </w:rPr>
          <w:t>”. Color the data points by class category.</w:t>
        </w:r>
      </w:ins>
    </w:p>
    <w:p w14:paraId="0C37001F" w14:textId="24415C69" w:rsidR="00160CBC" w:rsidRDefault="00160CBC" w:rsidP="00160CBC">
      <w:pPr>
        <w:shd w:val="clear" w:color="auto" w:fill="FFFFFF"/>
        <w:spacing w:before="240"/>
        <w:jc w:val="center"/>
        <w:rPr>
          <w:ins w:id="64" w:author="John Anthony  V. Olin" w:date="2023-09-19T02:46:00Z"/>
          <w:rFonts w:ascii="Lato" w:eastAsia="Times New Roman" w:hAnsi="Lato" w:cs="Times New Roman"/>
          <w:b/>
          <w:bCs/>
          <w:color w:val="333333"/>
        </w:rPr>
      </w:pPr>
      <w:ins w:id="65" w:author="John Anthony  V. Olin" w:date="2023-09-19T02:45:00Z">
        <w:r w:rsidRPr="00160CBC">
          <w:rPr>
            <w:rFonts w:ascii="Lato" w:eastAsia="Times New Roman" w:hAnsi="Lato" w:cs="Times New Roman"/>
            <w:b/>
            <w:bCs/>
            <w:color w:val="333333"/>
            <w:bdr w:val="none" w:sz="0" w:space="0" w:color="auto" w:frame="1"/>
          </w:rPr>
          <w:fldChar w:fldCharType="begin"/>
        </w:r>
        <w:r w:rsidRPr="00160CBC">
          <w:rPr>
            <w:rFonts w:ascii="Lato" w:eastAsia="Times New Roman" w:hAnsi="Lato" w:cs="Times New Roman"/>
            <w:b/>
            <w:bCs/>
            <w:color w:val="333333"/>
            <w:bdr w:val="none" w:sz="0" w:space="0" w:color="auto" w:frame="1"/>
          </w:rPr>
          <w:instrText xml:space="preserve"> INCLUDEPICTURE "https://lh6.googleusercontent.com/7zcSRAuj-JhO6IfCWJJcWG5lMp11FU77F-LN0e0FMC4W2zmmzNRf8lvpAL_Wovbp_2PUOr2f-cf-t88Ag2pf9zIxxV8_SDsdp9sr5ozUqxiaflkC872_aeP72r-ZwPDa6UH0OHDX-vu_GElqdYrUyS8" \* MERGEFORMATINET </w:instrText>
        </w:r>
        <w:r w:rsidRPr="00160CBC">
          <w:rPr>
            <w:rFonts w:ascii="Lato" w:eastAsia="Times New Roman" w:hAnsi="Lato" w:cs="Times New Roman"/>
            <w:b/>
            <w:bCs/>
            <w:color w:val="333333"/>
            <w:bdr w:val="none" w:sz="0" w:space="0" w:color="auto" w:frame="1"/>
          </w:rPr>
          <w:fldChar w:fldCharType="separate"/>
        </w:r>
        <w:r w:rsidRPr="00160CBC">
          <w:rPr>
            <w:rFonts w:ascii="Lato" w:eastAsia="Times New Roman" w:hAnsi="Lato" w:cs="Times New Roman"/>
            <w:b/>
            <w:bCs/>
            <w:noProof/>
            <w:color w:val="333333"/>
            <w:bdr w:val="none" w:sz="0" w:space="0" w:color="auto" w:frame="1"/>
          </w:rPr>
          <w:drawing>
            <wp:inline distT="0" distB="0" distL="0" distR="0" wp14:anchorId="5F90B0CA" wp14:editId="5897E37D">
              <wp:extent cx="4606539" cy="2891883"/>
              <wp:effectExtent l="0" t="0" r="381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6727" cy="2904557"/>
                      </a:xfrm>
                      <a:prstGeom prst="rect">
                        <a:avLst/>
                      </a:prstGeom>
                      <a:noFill/>
                      <a:ln>
                        <a:noFill/>
                      </a:ln>
                    </pic:spPr>
                  </pic:pic>
                </a:graphicData>
              </a:graphic>
            </wp:inline>
          </w:drawing>
        </w:r>
        <w:r w:rsidRPr="00160CBC">
          <w:rPr>
            <w:rFonts w:ascii="Lato" w:eastAsia="Times New Roman" w:hAnsi="Lato" w:cs="Times New Roman"/>
            <w:b/>
            <w:bCs/>
            <w:color w:val="333333"/>
            <w:bdr w:val="none" w:sz="0" w:space="0" w:color="auto" w:frame="1"/>
          </w:rPr>
          <w:fldChar w:fldCharType="end"/>
        </w:r>
        <w:r w:rsidRPr="00160CBC">
          <w:rPr>
            <w:rFonts w:ascii="Lato" w:eastAsia="Times New Roman" w:hAnsi="Lato" w:cs="Times New Roman"/>
            <w:b/>
            <w:bCs/>
            <w:color w:val="333333"/>
          </w:rPr>
          <w:t xml:space="preserve"> (ggplot2 plotting)</w:t>
        </w:r>
      </w:ins>
    </w:p>
    <w:p w14:paraId="7A82EAC1" w14:textId="1E76A5CA" w:rsidR="00160CBC" w:rsidRPr="00DF4B78" w:rsidRDefault="00DF4B78" w:rsidP="00DF4B78">
      <w:pPr>
        <w:shd w:val="clear" w:color="auto" w:fill="FFFFFF"/>
        <w:spacing w:before="240"/>
        <w:rPr>
          <w:ins w:id="66" w:author="John Anthony  V. Olin" w:date="2023-09-19T02:46:00Z"/>
          <w:rFonts w:ascii="Lato" w:eastAsia="Times New Roman" w:hAnsi="Lato" w:cs="Times New Roman"/>
          <w:b/>
          <w:bCs/>
          <w:color w:val="333333"/>
          <w:sz w:val="20"/>
          <w:szCs w:val="20"/>
          <w:rPrChange w:id="67" w:author="John Anthony  V. Olin" w:date="2023-09-19T02:52:00Z">
            <w:rPr>
              <w:ins w:id="68" w:author="John Anthony  V. Olin" w:date="2023-09-19T02:46:00Z"/>
            </w:rPr>
          </w:rPrChange>
        </w:rPr>
        <w:pPrChange w:id="69" w:author="John Anthony  V. Olin" w:date="2023-09-19T02:51:00Z">
          <w:pPr>
            <w:shd w:val="clear" w:color="auto" w:fill="FFFFFF"/>
            <w:spacing w:before="240"/>
            <w:jc w:val="center"/>
          </w:pPr>
        </w:pPrChange>
      </w:pPr>
      <w:ins w:id="70" w:author="John Anthony  V. Olin" w:date="2023-09-19T02:51:00Z">
        <w:r w:rsidRPr="00DF4B78">
          <w:rPr>
            <w:rFonts w:ascii="Lato" w:eastAsia="Times New Roman" w:hAnsi="Lato" w:cs="Times New Roman"/>
            <w:b/>
            <w:bCs/>
            <w:color w:val="333333"/>
            <w:sz w:val="20"/>
            <w:szCs w:val="20"/>
            <w:rPrChange w:id="71" w:author="John Anthony  V. Olin" w:date="2023-09-19T02:52:00Z">
              <w:rPr>
                <w:rFonts w:ascii="Lato" w:eastAsia="Times New Roman" w:hAnsi="Lato" w:cs="Times New Roman"/>
                <w:b/>
                <w:bCs/>
                <w:color w:val="333333"/>
              </w:rPr>
            </w:rPrChange>
          </w:rPr>
          <w:t xml:space="preserve">&gt; </w:t>
        </w:r>
      </w:ins>
      <w:proofErr w:type="spellStart"/>
      <w:ins w:id="72" w:author="John Anthony  V. Olin" w:date="2023-09-19T02:52:00Z">
        <w:r>
          <w:rPr>
            <w:rFonts w:ascii="Lato" w:eastAsia="Times New Roman" w:hAnsi="Lato" w:cs="Times New Roman"/>
            <w:b/>
            <w:bCs/>
            <w:color w:val="333333"/>
            <w:sz w:val="20"/>
            <w:szCs w:val="20"/>
          </w:rPr>
          <w:t>ggplot</w:t>
        </w:r>
        <w:proofErr w:type="spellEnd"/>
        <w:r>
          <w:rPr>
            <w:rFonts w:ascii="Lato" w:eastAsia="Times New Roman" w:hAnsi="Lato" w:cs="Times New Roman"/>
            <w:b/>
            <w:bCs/>
            <w:color w:val="333333"/>
            <w:sz w:val="20"/>
            <w:szCs w:val="20"/>
          </w:rPr>
          <w:t>(data=mpg)+</w:t>
        </w:r>
        <w:proofErr w:type="spellStart"/>
        <w:r>
          <w:rPr>
            <w:rFonts w:ascii="Lato" w:eastAsia="Times New Roman" w:hAnsi="Lato" w:cs="Times New Roman"/>
            <w:b/>
            <w:bCs/>
            <w:color w:val="333333"/>
            <w:sz w:val="20"/>
            <w:szCs w:val="20"/>
          </w:rPr>
          <w:t>aes</w:t>
        </w:r>
        <w:proofErr w:type="spellEnd"/>
        <w:r>
          <w:rPr>
            <w:rFonts w:ascii="Lato" w:eastAsia="Times New Roman" w:hAnsi="Lato" w:cs="Times New Roman"/>
            <w:b/>
            <w:bCs/>
            <w:color w:val="333333"/>
            <w:sz w:val="20"/>
            <w:szCs w:val="20"/>
          </w:rPr>
          <w:t>(x=</w:t>
        </w:r>
        <w:proofErr w:type="spellStart"/>
        <w:r>
          <w:rPr>
            <w:rFonts w:ascii="Lato" w:eastAsia="Times New Roman" w:hAnsi="Lato" w:cs="Times New Roman"/>
            <w:b/>
            <w:bCs/>
            <w:color w:val="333333"/>
            <w:sz w:val="20"/>
            <w:szCs w:val="20"/>
          </w:rPr>
          <w:t>cty</w:t>
        </w:r>
        <w:proofErr w:type="spellEnd"/>
        <w:r>
          <w:rPr>
            <w:rFonts w:ascii="Lato" w:eastAsia="Times New Roman" w:hAnsi="Lato" w:cs="Times New Roman"/>
            <w:b/>
            <w:bCs/>
            <w:color w:val="333333"/>
            <w:sz w:val="20"/>
            <w:szCs w:val="20"/>
          </w:rPr>
          <w:t>, y=</w:t>
        </w:r>
        <w:proofErr w:type="spellStart"/>
        <w:r>
          <w:rPr>
            <w:rFonts w:ascii="Lato" w:eastAsia="Times New Roman" w:hAnsi="Lato" w:cs="Times New Roman"/>
            <w:b/>
            <w:bCs/>
            <w:color w:val="333333"/>
            <w:sz w:val="20"/>
            <w:szCs w:val="20"/>
          </w:rPr>
          <w:t>hwy</w:t>
        </w:r>
        <w:proofErr w:type="spellEnd"/>
        <w:r>
          <w:rPr>
            <w:rFonts w:ascii="Lato" w:eastAsia="Times New Roman" w:hAnsi="Lato" w:cs="Times New Roman"/>
            <w:b/>
            <w:bCs/>
            <w:color w:val="333333"/>
            <w:sz w:val="20"/>
            <w:szCs w:val="20"/>
          </w:rPr>
          <w:t>, color = class)+</w:t>
        </w:r>
        <w:proofErr w:type="spellStart"/>
        <w:r>
          <w:rPr>
            <w:rFonts w:ascii="Lato" w:eastAsia="Times New Roman" w:hAnsi="Lato" w:cs="Times New Roman"/>
            <w:b/>
            <w:bCs/>
            <w:color w:val="333333"/>
            <w:sz w:val="20"/>
            <w:szCs w:val="20"/>
          </w:rPr>
          <w:t>geom_point</w:t>
        </w:r>
        <w:proofErr w:type="spellEnd"/>
        <w:r>
          <w:rPr>
            <w:rFonts w:ascii="Lato" w:eastAsia="Times New Roman" w:hAnsi="Lato" w:cs="Times New Roman"/>
            <w:b/>
            <w:bCs/>
            <w:color w:val="333333"/>
            <w:sz w:val="20"/>
            <w:szCs w:val="20"/>
          </w:rPr>
          <w:t>()</w:t>
        </w:r>
      </w:ins>
    </w:p>
    <w:p w14:paraId="278376A3" w14:textId="77777777" w:rsidR="00160CBC" w:rsidRPr="00160CBC" w:rsidRDefault="00160CBC" w:rsidP="00160CBC">
      <w:pPr>
        <w:shd w:val="clear" w:color="auto" w:fill="FFFFFF"/>
        <w:spacing w:before="240"/>
        <w:jc w:val="center"/>
        <w:rPr>
          <w:ins w:id="73" w:author="John Anthony  V. Olin" w:date="2023-09-19T02:45:00Z"/>
          <w:rFonts w:ascii="Times New Roman" w:eastAsia="Times New Roman" w:hAnsi="Times New Roman" w:cs="Times New Roman"/>
        </w:rPr>
      </w:pPr>
    </w:p>
    <w:p w14:paraId="350C64BA" w14:textId="636CA799" w:rsidR="00160CBC" w:rsidRDefault="00160CBC" w:rsidP="00160CBC">
      <w:pPr>
        <w:shd w:val="clear" w:color="auto" w:fill="FFFFFF"/>
        <w:spacing w:after="240"/>
        <w:jc w:val="center"/>
        <w:rPr>
          <w:ins w:id="74" w:author="John Anthony  V. Olin" w:date="2023-09-19T02:53:00Z"/>
          <w:rFonts w:ascii="Lato" w:eastAsia="Times New Roman" w:hAnsi="Lato" w:cs="Times New Roman"/>
          <w:b/>
          <w:bCs/>
          <w:color w:val="333333"/>
        </w:rPr>
      </w:pPr>
      <w:ins w:id="75" w:author="John Anthony  V. Olin" w:date="2023-09-19T02:45:00Z">
        <w:r w:rsidRPr="00160CBC">
          <w:rPr>
            <w:rFonts w:ascii="Lato" w:eastAsia="Times New Roman" w:hAnsi="Lato" w:cs="Times New Roman"/>
            <w:b/>
            <w:bCs/>
            <w:color w:val="333333"/>
            <w:bdr w:val="none" w:sz="0" w:space="0" w:color="auto" w:frame="1"/>
          </w:rPr>
          <w:fldChar w:fldCharType="begin"/>
        </w:r>
        <w:r w:rsidRPr="00160CBC">
          <w:rPr>
            <w:rFonts w:ascii="Lato" w:eastAsia="Times New Roman" w:hAnsi="Lato" w:cs="Times New Roman"/>
            <w:b/>
            <w:bCs/>
            <w:color w:val="333333"/>
            <w:bdr w:val="none" w:sz="0" w:space="0" w:color="auto" w:frame="1"/>
          </w:rPr>
          <w:instrText xml:space="preserve"> INCLUDEPICTURE "https://lh5.googleusercontent.com/Ojctu-LtFMGrlhxMC3v2aDCyry6jVIpG4i-xagV2lbzCup_8qP3V3N2yHrC-apm3bSMYfcCSs8xdtO9a9GG7AakvA9GfDwdgWqnnSp3BuKir-4GZgBfhHWg42IXjS-MjIftww5zY1w3GM3oo1hxBvtw" \* MERGEFORMATINET </w:instrText>
        </w:r>
        <w:r w:rsidRPr="00160CBC">
          <w:rPr>
            <w:rFonts w:ascii="Lato" w:eastAsia="Times New Roman" w:hAnsi="Lato" w:cs="Times New Roman"/>
            <w:b/>
            <w:bCs/>
            <w:color w:val="333333"/>
            <w:bdr w:val="none" w:sz="0" w:space="0" w:color="auto" w:frame="1"/>
          </w:rPr>
          <w:fldChar w:fldCharType="separate"/>
        </w:r>
        <w:r w:rsidRPr="00160CBC">
          <w:rPr>
            <w:rFonts w:ascii="Lato" w:eastAsia="Times New Roman" w:hAnsi="Lato" w:cs="Times New Roman"/>
            <w:b/>
            <w:bCs/>
            <w:noProof/>
            <w:color w:val="333333"/>
            <w:bdr w:val="none" w:sz="0" w:space="0" w:color="auto" w:frame="1"/>
          </w:rPr>
          <w:drawing>
            <wp:inline distT="0" distB="0" distL="0" distR="0" wp14:anchorId="4CDB1810" wp14:editId="5E13D058">
              <wp:extent cx="4609171" cy="2893535"/>
              <wp:effectExtent l="0" t="0" r="127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8392" cy="2918157"/>
                      </a:xfrm>
                      <a:prstGeom prst="rect">
                        <a:avLst/>
                      </a:prstGeom>
                      <a:noFill/>
                      <a:ln>
                        <a:noFill/>
                      </a:ln>
                    </pic:spPr>
                  </pic:pic>
                </a:graphicData>
              </a:graphic>
            </wp:inline>
          </w:drawing>
        </w:r>
        <w:r w:rsidRPr="00160CBC">
          <w:rPr>
            <w:rFonts w:ascii="Lato" w:eastAsia="Times New Roman" w:hAnsi="Lato" w:cs="Times New Roman"/>
            <w:b/>
            <w:bCs/>
            <w:color w:val="333333"/>
            <w:bdr w:val="none" w:sz="0" w:space="0" w:color="auto" w:frame="1"/>
          </w:rPr>
          <w:fldChar w:fldCharType="end"/>
        </w:r>
        <w:r w:rsidRPr="00160CBC">
          <w:rPr>
            <w:rFonts w:ascii="Lato" w:eastAsia="Times New Roman" w:hAnsi="Lato" w:cs="Times New Roman"/>
            <w:b/>
            <w:bCs/>
            <w:color w:val="333333"/>
          </w:rPr>
          <w:t xml:space="preserve"> (R basic graphing)</w:t>
        </w:r>
      </w:ins>
    </w:p>
    <w:p w14:paraId="7FB5C334" w14:textId="77777777" w:rsidR="00B347FC" w:rsidRPr="00B347FC" w:rsidRDefault="00B347FC" w:rsidP="00B347FC">
      <w:pPr>
        <w:shd w:val="clear" w:color="auto" w:fill="FFFFFF"/>
        <w:spacing w:after="240"/>
        <w:rPr>
          <w:ins w:id="76" w:author="John Anthony  V. Olin" w:date="2023-09-19T02:53:00Z"/>
          <w:rFonts w:ascii="Times New Roman" w:eastAsia="Times New Roman" w:hAnsi="Times New Roman" w:cs="Times New Roman"/>
        </w:rPr>
      </w:pPr>
      <w:ins w:id="77" w:author="John Anthony  V. Olin" w:date="2023-09-19T02:53:00Z">
        <w:r w:rsidRPr="00B347FC">
          <w:rPr>
            <w:rFonts w:ascii="Times New Roman" w:eastAsia="Times New Roman" w:hAnsi="Times New Roman" w:cs="Times New Roman"/>
          </w:rPr>
          <w:lastRenderedPageBreak/>
          <w:t># Create a scatter plot</w:t>
        </w:r>
      </w:ins>
    </w:p>
    <w:p w14:paraId="7B0EA383" w14:textId="77777777" w:rsidR="00B347FC" w:rsidRPr="00B347FC" w:rsidRDefault="00B347FC" w:rsidP="00B347FC">
      <w:pPr>
        <w:shd w:val="clear" w:color="auto" w:fill="FFFFFF"/>
        <w:spacing w:after="240"/>
        <w:rPr>
          <w:ins w:id="78" w:author="John Anthony  V. Olin" w:date="2023-09-19T02:53:00Z"/>
          <w:rFonts w:ascii="Times New Roman" w:eastAsia="Times New Roman" w:hAnsi="Times New Roman" w:cs="Times New Roman"/>
        </w:rPr>
      </w:pPr>
      <w:ins w:id="79" w:author="John Anthony  V. Olin" w:date="2023-09-19T02:53:00Z">
        <w:r w:rsidRPr="00B347FC">
          <w:rPr>
            <w:rFonts w:ascii="Times New Roman" w:eastAsia="Times New Roman" w:hAnsi="Times New Roman" w:cs="Times New Roman"/>
          </w:rPr>
          <w:t>plot(</w:t>
        </w:r>
        <w:proofErr w:type="spellStart"/>
        <w:r w:rsidRPr="00B347FC">
          <w:rPr>
            <w:rFonts w:ascii="Times New Roman" w:eastAsia="Times New Roman" w:hAnsi="Times New Roman" w:cs="Times New Roman"/>
          </w:rPr>
          <w:t>mpg$cty</w:t>
        </w:r>
        <w:proofErr w:type="spellEnd"/>
        <w:r w:rsidRPr="00B347FC">
          <w:rPr>
            <w:rFonts w:ascii="Times New Roman" w:eastAsia="Times New Roman" w:hAnsi="Times New Roman" w:cs="Times New Roman"/>
          </w:rPr>
          <w:t xml:space="preserve">, </w:t>
        </w:r>
        <w:proofErr w:type="spellStart"/>
        <w:r w:rsidRPr="00B347FC">
          <w:rPr>
            <w:rFonts w:ascii="Times New Roman" w:eastAsia="Times New Roman" w:hAnsi="Times New Roman" w:cs="Times New Roman"/>
          </w:rPr>
          <w:t>mpg$hwy</w:t>
        </w:r>
        <w:proofErr w:type="spellEnd"/>
        <w:r w:rsidRPr="00B347FC">
          <w:rPr>
            <w:rFonts w:ascii="Times New Roman" w:eastAsia="Times New Roman" w:hAnsi="Times New Roman" w:cs="Times New Roman"/>
          </w:rPr>
          <w:t>,</w:t>
        </w:r>
      </w:ins>
    </w:p>
    <w:p w14:paraId="7BA3E214" w14:textId="77777777" w:rsidR="00B347FC" w:rsidRPr="00B347FC" w:rsidRDefault="00B347FC" w:rsidP="00B347FC">
      <w:pPr>
        <w:shd w:val="clear" w:color="auto" w:fill="FFFFFF"/>
        <w:spacing w:after="240"/>
        <w:rPr>
          <w:ins w:id="80" w:author="John Anthony  V. Olin" w:date="2023-09-19T02:53:00Z"/>
          <w:rFonts w:ascii="Times New Roman" w:eastAsia="Times New Roman" w:hAnsi="Times New Roman" w:cs="Times New Roman"/>
        </w:rPr>
      </w:pPr>
      <w:ins w:id="81" w:author="John Anthony  V. Olin" w:date="2023-09-19T02:53:00Z">
        <w:r w:rsidRPr="00B347FC">
          <w:rPr>
            <w:rFonts w:ascii="Times New Roman" w:eastAsia="Times New Roman" w:hAnsi="Times New Roman" w:cs="Times New Roman"/>
          </w:rPr>
          <w:t xml:space="preserve">     </w:t>
        </w:r>
        <w:proofErr w:type="spellStart"/>
        <w:r w:rsidRPr="00B347FC">
          <w:rPr>
            <w:rFonts w:ascii="Times New Roman" w:eastAsia="Times New Roman" w:hAnsi="Times New Roman" w:cs="Times New Roman"/>
          </w:rPr>
          <w:t>xlab</w:t>
        </w:r>
        <w:proofErr w:type="spellEnd"/>
        <w:r w:rsidRPr="00B347FC">
          <w:rPr>
            <w:rFonts w:ascii="Times New Roman" w:eastAsia="Times New Roman" w:hAnsi="Times New Roman" w:cs="Times New Roman"/>
          </w:rPr>
          <w:t xml:space="preserve"> = "</w:t>
        </w:r>
        <w:proofErr w:type="spellStart"/>
        <w:r w:rsidRPr="00B347FC">
          <w:rPr>
            <w:rFonts w:ascii="Times New Roman" w:eastAsia="Times New Roman" w:hAnsi="Times New Roman" w:cs="Times New Roman"/>
          </w:rPr>
          <w:t>cty</w:t>
        </w:r>
        <w:proofErr w:type="spellEnd"/>
        <w:r w:rsidRPr="00B347FC">
          <w:rPr>
            <w:rFonts w:ascii="Times New Roman" w:eastAsia="Times New Roman" w:hAnsi="Times New Roman" w:cs="Times New Roman"/>
          </w:rPr>
          <w:t>",</w:t>
        </w:r>
      </w:ins>
    </w:p>
    <w:p w14:paraId="59252575" w14:textId="77777777" w:rsidR="00B347FC" w:rsidRPr="00B347FC" w:rsidRDefault="00B347FC" w:rsidP="00B347FC">
      <w:pPr>
        <w:shd w:val="clear" w:color="auto" w:fill="FFFFFF"/>
        <w:spacing w:after="240"/>
        <w:rPr>
          <w:ins w:id="82" w:author="John Anthony  V. Olin" w:date="2023-09-19T02:53:00Z"/>
          <w:rFonts w:ascii="Times New Roman" w:eastAsia="Times New Roman" w:hAnsi="Times New Roman" w:cs="Times New Roman"/>
        </w:rPr>
      </w:pPr>
      <w:ins w:id="83" w:author="John Anthony  V. Olin" w:date="2023-09-19T02:53:00Z">
        <w:r w:rsidRPr="00B347FC">
          <w:rPr>
            <w:rFonts w:ascii="Times New Roman" w:eastAsia="Times New Roman" w:hAnsi="Times New Roman" w:cs="Times New Roman"/>
          </w:rPr>
          <w:t xml:space="preserve">     </w:t>
        </w:r>
        <w:proofErr w:type="spellStart"/>
        <w:r w:rsidRPr="00B347FC">
          <w:rPr>
            <w:rFonts w:ascii="Times New Roman" w:eastAsia="Times New Roman" w:hAnsi="Times New Roman" w:cs="Times New Roman"/>
          </w:rPr>
          <w:t>ylab</w:t>
        </w:r>
        <w:proofErr w:type="spellEnd"/>
        <w:r w:rsidRPr="00B347FC">
          <w:rPr>
            <w:rFonts w:ascii="Times New Roman" w:eastAsia="Times New Roman" w:hAnsi="Times New Roman" w:cs="Times New Roman"/>
          </w:rPr>
          <w:t xml:space="preserve"> = "</w:t>
        </w:r>
        <w:proofErr w:type="spellStart"/>
        <w:r w:rsidRPr="00B347FC">
          <w:rPr>
            <w:rFonts w:ascii="Times New Roman" w:eastAsia="Times New Roman" w:hAnsi="Times New Roman" w:cs="Times New Roman"/>
          </w:rPr>
          <w:t>hwy</w:t>
        </w:r>
        <w:proofErr w:type="spellEnd"/>
        <w:r w:rsidRPr="00B347FC">
          <w:rPr>
            <w:rFonts w:ascii="Times New Roman" w:eastAsia="Times New Roman" w:hAnsi="Times New Roman" w:cs="Times New Roman"/>
          </w:rPr>
          <w:t>",</w:t>
        </w:r>
      </w:ins>
    </w:p>
    <w:p w14:paraId="011ACDA7" w14:textId="77777777" w:rsidR="00B347FC" w:rsidRPr="00B347FC" w:rsidRDefault="00B347FC" w:rsidP="00B347FC">
      <w:pPr>
        <w:shd w:val="clear" w:color="auto" w:fill="FFFFFF"/>
        <w:spacing w:after="240"/>
        <w:rPr>
          <w:ins w:id="84" w:author="John Anthony  V. Olin" w:date="2023-09-19T02:53:00Z"/>
          <w:rFonts w:ascii="Times New Roman" w:eastAsia="Times New Roman" w:hAnsi="Times New Roman" w:cs="Times New Roman"/>
        </w:rPr>
      </w:pPr>
      <w:ins w:id="85" w:author="John Anthony  V. Olin" w:date="2023-09-19T02:53:00Z">
        <w:r w:rsidRPr="00B347FC">
          <w:rPr>
            <w:rFonts w:ascii="Times New Roman" w:eastAsia="Times New Roman" w:hAnsi="Times New Roman" w:cs="Times New Roman"/>
          </w:rPr>
          <w:t xml:space="preserve">     main = "Scatter Plot: </w:t>
        </w:r>
        <w:proofErr w:type="spellStart"/>
        <w:r w:rsidRPr="00B347FC">
          <w:rPr>
            <w:rFonts w:ascii="Times New Roman" w:eastAsia="Times New Roman" w:hAnsi="Times New Roman" w:cs="Times New Roman"/>
          </w:rPr>
          <w:t>cty</w:t>
        </w:r>
        <w:proofErr w:type="spellEnd"/>
        <w:r w:rsidRPr="00B347FC">
          <w:rPr>
            <w:rFonts w:ascii="Times New Roman" w:eastAsia="Times New Roman" w:hAnsi="Times New Roman" w:cs="Times New Roman"/>
          </w:rPr>
          <w:t xml:space="preserve"> vs </w:t>
        </w:r>
        <w:proofErr w:type="spellStart"/>
        <w:r w:rsidRPr="00B347FC">
          <w:rPr>
            <w:rFonts w:ascii="Times New Roman" w:eastAsia="Times New Roman" w:hAnsi="Times New Roman" w:cs="Times New Roman"/>
          </w:rPr>
          <w:t>hwy</w:t>
        </w:r>
        <w:proofErr w:type="spellEnd"/>
        <w:r w:rsidRPr="00B347FC">
          <w:rPr>
            <w:rFonts w:ascii="Times New Roman" w:eastAsia="Times New Roman" w:hAnsi="Times New Roman" w:cs="Times New Roman"/>
          </w:rPr>
          <w:t xml:space="preserve">", </w:t>
        </w:r>
      </w:ins>
    </w:p>
    <w:p w14:paraId="7C503277" w14:textId="77777777" w:rsidR="00B347FC" w:rsidRPr="00B347FC" w:rsidRDefault="00B347FC" w:rsidP="00B347FC">
      <w:pPr>
        <w:shd w:val="clear" w:color="auto" w:fill="FFFFFF"/>
        <w:spacing w:after="240"/>
        <w:rPr>
          <w:ins w:id="86" w:author="John Anthony  V. Olin" w:date="2023-09-19T02:53:00Z"/>
          <w:rFonts w:ascii="Times New Roman" w:eastAsia="Times New Roman" w:hAnsi="Times New Roman" w:cs="Times New Roman"/>
        </w:rPr>
      </w:pPr>
      <w:ins w:id="87" w:author="John Anthony  V. Olin" w:date="2023-09-19T02:53:00Z">
        <w:r w:rsidRPr="00B347FC">
          <w:rPr>
            <w:rFonts w:ascii="Times New Roman" w:eastAsia="Times New Roman" w:hAnsi="Times New Roman" w:cs="Times New Roman"/>
          </w:rPr>
          <w:t xml:space="preserve">     col=c("brown1","dodgerblue1","limegreen", "yellow", "orange", "purple", "pink")[</w:t>
        </w:r>
        <w:proofErr w:type="spellStart"/>
        <w:r w:rsidRPr="00B347FC">
          <w:rPr>
            <w:rFonts w:ascii="Times New Roman" w:eastAsia="Times New Roman" w:hAnsi="Times New Roman" w:cs="Times New Roman"/>
          </w:rPr>
          <w:t>as.factor</w:t>
        </w:r>
        <w:proofErr w:type="spellEnd"/>
        <w:r w:rsidRPr="00B347FC">
          <w:rPr>
            <w:rFonts w:ascii="Times New Roman" w:eastAsia="Times New Roman" w:hAnsi="Times New Roman" w:cs="Times New Roman"/>
          </w:rPr>
          <w:t>(</w:t>
        </w:r>
        <w:proofErr w:type="spellStart"/>
        <w:r w:rsidRPr="00B347FC">
          <w:rPr>
            <w:rFonts w:ascii="Times New Roman" w:eastAsia="Times New Roman" w:hAnsi="Times New Roman" w:cs="Times New Roman"/>
          </w:rPr>
          <w:t>mpg$class</w:t>
        </w:r>
        <w:proofErr w:type="spellEnd"/>
        <w:r w:rsidRPr="00B347FC">
          <w:rPr>
            <w:rFonts w:ascii="Times New Roman" w:eastAsia="Times New Roman" w:hAnsi="Times New Roman" w:cs="Times New Roman"/>
          </w:rPr>
          <w:t xml:space="preserve">)], </w:t>
        </w:r>
      </w:ins>
    </w:p>
    <w:p w14:paraId="2BAD0548" w14:textId="77777777" w:rsidR="00B347FC" w:rsidRPr="00B347FC" w:rsidRDefault="00B347FC" w:rsidP="00B347FC">
      <w:pPr>
        <w:shd w:val="clear" w:color="auto" w:fill="FFFFFF"/>
        <w:spacing w:after="240"/>
        <w:rPr>
          <w:ins w:id="88" w:author="John Anthony  V. Olin" w:date="2023-09-19T02:53:00Z"/>
          <w:rFonts w:ascii="Times New Roman" w:eastAsia="Times New Roman" w:hAnsi="Times New Roman" w:cs="Times New Roman"/>
        </w:rPr>
      </w:pPr>
      <w:ins w:id="89" w:author="John Anthony  V. Olin" w:date="2023-09-19T02:53:00Z">
        <w:r w:rsidRPr="00B347FC">
          <w:rPr>
            <w:rFonts w:ascii="Times New Roman" w:eastAsia="Times New Roman" w:hAnsi="Times New Roman" w:cs="Times New Roman"/>
          </w:rPr>
          <w:t xml:space="preserve">     </w:t>
        </w:r>
        <w:proofErr w:type="spellStart"/>
        <w:r w:rsidRPr="00B347FC">
          <w:rPr>
            <w:rFonts w:ascii="Times New Roman" w:eastAsia="Times New Roman" w:hAnsi="Times New Roman" w:cs="Times New Roman"/>
          </w:rPr>
          <w:t>pch</w:t>
        </w:r>
        <w:proofErr w:type="spellEnd"/>
        <w:r w:rsidRPr="00B347FC">
          <w:rPr>
            <w:rFonts w:ascii="Times New Roman" w:eastAsia="Times New Roman" w:hAnsi="Times New Roman" w:cs="Times New Roman"/>
          </w:rPr>
          <w:t xml:space="preserve"> = 20)</w:t>
        </w:r>
      </w:ins>
    </w:p>
    <w:p w14:paraId="27B05886" w14:textId="77777777" w:rsidR="00B347FC" w:rsidRPr="00B347FC" w:rsidRDefault="00B347FC" w:rsidP="00B347FC">
      <w:pPr>
        <w:shd w:val="clear" w:color="auto" w:fill="FFFFFF"/>
        <w:spacing w:after="240"/>
        <w:rPr>
          <w:ins w:id="90" w:author="John Anthony  V. Olin" w:date="2023-09-19T02:53:00Z"/>
          <w:rFonts w:ascii="Times New Roman" w:eastAsia="Times New Roman" w:hAnsi="Times New Roman" w:cs="Times New Roman"/>
        </w:rPr>
      </w:pPr>
    </w:p>
    <w:p w14:paraId="3340DD74" w14:textId="77777777" w:rsidR="00B347FC" w:rsidRPr="00B347FC" w:rsidRDefault="00B347FC" w:rsidP="00B347FC">
      <w:pPr>
        <w:shd w:val="clear" w:color="auto" w:fill="FFFFFF"/>
        <w:spacing w:after="240"/>
        <w:rPr>
          <w:ins w:id="91" w:author="John Anthony  V. Olin" w:date="2023-09-19T02:53:00Z"/>
          <w:rFonts w:ascii="Times New Roman" w:eastAsia="Times New Roman" w:hAnsi="Times New Roman" w:cs="Times New Roman"/>
        </w:rPr>
      </w:pPr>
      <w:ins w:id="92" w:author="John Anthony  V. Olin" w:date="2023-09-19T02:53:00Z">
        <w:r w:rsidRPr="00B347FC">
          <w:rPr>
            <w:rFonts w:ascii="Times New Roman" w:eastAsia="Times New Roman" w:hAnsi="Times New Roman" w:cs="Times New Roman"/>
          </w:rPr>
          <w:t># Add grid lines</w:t>
        </w:r>
      </w:ins>
    </w:p>
    <w:p w14:paraId="5A7C7DA3" w14:textId="77777777" w:rsidR="00B347FC" w:rsidRPr="00B347FC" w:rsidRDefault="00B347FC" w:rsidP="00B347FC">
      <w:pPr>
        <w:shd w:val="clear" w:color="auto" w:fill="FFFFFF"/>
        <w:spacing w:after="240"/>
        <w:rPr>
          <w:ins w:id="93" w:author="John Anthony  V. Olin" w:date="2023-09-19T02:53:00Z"/>
          <w:rFonts w:ascii="Times New Roman" w:eastAsia="Times New Roman" w:hAnsi="Times New Roman" w:cs="Times New Roman"/>
        </w:rPr>
      </w:pPr>
      <w:ins w:id="94" w:author="John Anthony  V. Olin" w:date="2023-09-19T02:53:00Z">
        <w:r w:rsidRPr="00B347FC">
          <w:rPr>
            <w:rFonts w:ascii="Times New Roman" w:eastAsia="Times New Roman" w:hAnsi="Times New Roman" w:cs="Times New Roman"/>
          </w:rPr>
          <w:t>grid()</w:t>
        </w:r>
      </w:ins>
    </w:p>
    <w:p w14:paraId="74ECAF87" w14:textId="77777777" w:rsidR="00B347FC" w:rsidRPr="00B347FC" w:rsidRDefault="00B347FC" w:rsidP="00B347FC">
      <w:pPr>
        <w:shd w:val="clear" w:color="auto" w:fill="FFFFFF"/>
        <w:spacing w:after="240"/>
        <w:rPr>
          <w:ins w:id="95" w:author="John Anthony  V. Olin" w:date="2023-09-19T02:53:00Z"/>
          <w:rFonts w:ascii="Times New Roman" w:eastAsia="Times New Roman" w:hAnsi="Times New Roman" w:cs="Times New Roman"/>
        </w:rPr>
      </w:pPr>
    </w:p>
    <w:p w14:paraId="3716BBAA" w14:textId="77777777" w:rsidR="00B347FC" w:rsidRPr="00B347FC" w:rsidRDefault="00B347FC" w:rsidP="00B347FC">
      <w:pPr>
        <w:shd w:val="clear" w:color="auto" w:fill="FFFFFF"/>
        <w:spacing w:after="240"/>
        <w:rPr>
          <w:ins w:id="96" w:author="John Anthony  V. Olin" w:date="2023-09-19T02:53:00Z"/>
          <w:rFonts w:ascii="Times New Roman" w:eastAsia="Times New Roman" w:hAnsi="Times New Roman" w:cs="Times New Roman"/>
        </w:rPr>
      </w:pPr>
      <w:ins w:id="97" w:author="John Anthony  V. Olin" w:date="2023-09-19T02:53:00Z">
        <w:r w:rsidRPr="00B347FC">
          <w:rPr>
            <w:rFonts w:ascii="Times New Roman" w:eastAsia="Times New Roman" w:hAnsi="Times New Roman" w:cs="Times New Roman"/>
          </w:rPr>
          <w:t># Add a legend</w:t>
        </w:r>
      </w:ins>
    </w:p>
    <w:p w14:paraId="7E2A38B4" w14:textId="77777777" w:rsidR="00B347FC" w:rsidRPr="00B347FC" w:rsidRDefault="00B347FC" w:rsidP="00B347FC">
      <w:pPr>
        <w:shd w:val="clear" w:color="auto" w:fill="FFFFFF"/>
        <w:spacing w:after="240"/>
        <w:rPr>
          <w:ins w:id="98" w:author="John Anthony  V. Olin" w:date="2023-09-19T02:53:00Z"/>
          <w:rFonts w:ascii="Times New Roman" w:eastAsia="Times New Roman" w:hAnsi="Times New Roman" w:cs="Times New Roman"/>
        </w:rPr>
      </w:pPr>
      <w:ins w:id="99" w:author="John Anthony  V. Olin" w:date="2023-09-19T02:53:00Z">
        <w:r w:rsidRPr="00B347FC">
          <w:rPr>
            <w:rFonts w:ascii="Times New Roman" w:eastAsia="Times New Roman" w:hAnsi="Times New Roman" w:cs="Times New Roman"/>
          </w:rPr>
          <w:t>legend(x="</w:t>
        </w:r>
        <w:proofErr w:type="spellStart"/>
        <w:r w:rsidRPr="00B347FC">
          <w:rPr>
            <w:rFonts w:ascii="Times New Roman" w:eastAsia="Times New Roman" w:hAnsi="Times New Roman" w:cs="Times New Roman"/>
          </w:rPr>
          <w:t>topleft</w:t>
        </w:r>
        <w:proofErr w:type="spellEnd"/>
        <w:r w:rsidRPr="00B347FC">
          <w:rPr>
            <w:rFonts w:ascii="Times New Roman" w:eastAsia="Times New Roman" w:hAnsi="Times New Roman" w:cs="Times New Roman"/>
          </w:rPr>
          <w:t xml:space="preserve">", </w:t>
        </w:r>
      </w:ins>
    </w:p>
    <w:p w14:paraId="34CE4A53" w14:textId="77777777" w:rsidR="00B347FC" w:rsidRPr="00B347FC" w:rsidRDefault="00B347FC" w:rsidP="00B347FC">
      <w:pPr>
        <w:shd w:val="clear" w:color="auto" w:fill="FFFFFF"/>
        <w:spacing w:after="240"/>
        <w:rPr>
          <w:ins w:id="100" w:author="John Anthony  V. Olin" w:date="2023-09-19T02:53:00Z"/>
          <w:rFonts w:ascii="Times New Roman" w:eastAsia="Times New Roman" w:hAnsi="Times New Roman" w:cs="Times New Roman"/>
        </w:rPr>
      </w:pPr>
      <w:ins w:id="101" w:author="John Anthony  V. Olin" w:date="2023-09-19T02:53:00Z">
        <w:r w:rsidRPr="00B347FC">
          <w:rPr>
            <w:rFonts w:ascii="Times New Roman" w:eastAsia="Times New Roman" w:hAnsi="Times New Roman" w:cs="Times New Roman"/>
          </w:rPr>
          <w:t xml:space="preserve">       legend=c("2seater","compact","midzise", "minivan", "pickup", "subcompact", "</w:t>
        </w:r>
        <w:proofErr w:type="spellStart"/>
        <w:r w:rsidRPr="00B347FC">
          <w:rPr>
            <w:rFonts w:ascii="Times New Roman" w:eastAsia="Times New Roman" w:hAnsi="Times New Roman" w:cs="Times New Roman"/>
          </w:rPr>
          <w:t>suv</w:t>
        </w:r>
        <w:proofErr w:type="spellEnd"/>
        <w:r w:rsidRPr="00B347FC">
          <w:rPr>
            <w:rFonts w:ascii="Times New Roman" w:eastAsia="Times New Roman" w:hAnsi="Times New Roman" w:cs="Times New Roman"/>
          </w:rPr>
          <w:t xml:space="preserve">"), </w:t>
        </w:r>
      </w:ins>
    </w:p>
    <w:p w14:paraId="672E8F1A" w14:textId="69063295" w:rsidR="00B347FC" w:rsidRPr="00160CBC" w:rsidRDefault="00B347FC" w:rsidP="00B347FC">
      <w:pPr>
        <w:shd w:val="clear" w:color="auto" w:fill="FFFFFF"/>
        <w:spacing w:after="240"/>
        <w:rPr>
          <w:ins w:id="102" w:author="John Anthony  V. Olin" w:date="2023-09-19T02:45:00Z"/>
          <w:rFonts w:ascii="Times New Roman" w:eastAsia="Times New Roman" w:hAnsi="Times New Roman" w:cs="Times New Roman"/>
        </w:rPr>
        <w:pPrChange w:id="103" w:author="John Anthony  V. Olin" w:date="2023-09-19T02:53:00Z">
          <w:pPr>
            <w:shd w:val="clear" w:color="auto" w:fill="FFFFFF"/>
            <w:spacing w:after="240"/>
            <w:jc w:val="center"/>
          </w:pPr>
        </w:pPrChange>
      </w:pPr>
      <w:ins w:id="104" w:author="John Anthony  V. Olin" w:date="2023-09-19T02:53:00Z">
        <w:r w:rsidRPr="00B347FC">
          <w:rPr>
            <w:rFonts w:ascii="Times New Roman" w:eastAsia="Times New Roman" w:hAnsi="Times New Roman" w:cs="Times New Roman"/>
          </w:rPr>
          <w:t xml:space="preserve">       col=c("brown1","dodgerblue1","limegreen", "yellow", "orange", "purple", "pink"), </w:t>
        </w:r>
        <w:proofErr w:type="spellStart"/>
        <w:r w:rsidRPr="00B347FC">
          <w:rPr>
            <w:rFonts w:ascii="Times New Roman" w:eastAsia="Times New Roman" w:hAnsi="Times New Roman" w:cs="Times New Roman"/>
          </w:rPr>
          <w:t>pch</w:t>
        </w:r>
        <w:proofErr w:type="spellEnd"/>
        <w:r w:rsidRPr="00B347FC">
          <w:rPr>
            <w:rFonts w:ascii="Times New Roman" w:eastAsia="Times New Roman" w:hAnsi="Times New Roman" w:cs="Times New Roman"/>
          </w:rPr>
          <w:t>=20)</w:t>
        </w:r>
      </w:ins>
    </w:p>
    <w:p w14:paraId="5FE89A3A" w14:textId="77777777" w:rsidR="00B347FC" w:rsidRDefault="00B347FC">
      <w:pPr>
        <w:rPr>
          <w:ins w:id="105" w:author="John Anthony  V. Olin" w:date="2023-09-19T02:53:00Z"/>
          <w:rFonts w:ascii="Lato" w:eastAsia="Times New Roman" w:hAnsi="Lato" w:cs="Times New Roman"/>
          <w:b/>
          <w:bCs/>
          <w:color w:val="333333"/>
        </w:rPr>
      </w:pPr>
      <w:ins w:id="106" w:author="John Anthony  V. Olin" w:date="2023-09-19T02:53:00Z">
        <w:r>
          <w:rPr>
            <w:rFonts w:ascii="Lato" w:eastAsia="Times New Roman" w:hAnsi="Lato" w:cs="Times New Roman"/>
            <w:b/>
            <w:bCs/>
            <w:color w:val="333333"/>
          </w:rPr>
          <w:br w:type="page"/>
        </w:r>
      </w:ins>
    </w:p>
    <w:p w14:paraId="6C67E716" w14:textId="6048B22F" w:rsidR="00160CBC" w:rsidRPr="00160CBC" w:rsidRDefault="00160CBC" w:rsidP="00160CBC">
      <w:pPr>
        <w:shd w:val="clear" w:color="auto" w:fill="FFFFFF"/>
        <w:spacing w:before="240"/>
        <w:jc w:val="both"/>
        <w:rPr>
          <w:ins w:id="107" w:author="John Anthony  V. Olin" w:date="2023-09-19T02:47:00Z"/>
          <w:rFonts w:ascii="Times New Roman" w:eastAsia="Times New Roman" w:hAnsi="Times New Roman" w:cs="Times New Roman"/>
        </w:rPr>
      </w:pPr>
      <w:ins w:id="108" w:author="John Anthony  V. Olin" w:date="2023-09-19T02:47:00Z">
        <w:r w:rsidRPr="00160CBC">
          <w:rPr>
            <w:rFonts w:ascii="Lato" w:eastAsia="Times New Roman" w:hAnsi="Lato" w:cs="Times New Roman"/>
            <w:b/>
            <w:bCs/>
            <w:color w:val="333333"/>
          </w:rPr>
          <w:lastRenderedPageBreak/>
          <w:t>2. Create the appropriate plot to determine which fuel type yields the best city driving mileage. Make sure that all axes are properly labeled. Why did you select your chosen plot?</w:t>
        </w:r>
      </w:ins>
    </w:p>
    <w:p w14:paraId="691935B2" w14:textId="77777777" w:rsidR="00160CBC" w:rsidRPr="00160CBC" w:rsidRDefault="00160CBC" w:rsidP="00160CBC">
      <w:pPr>
        <w:shd w:val="clear" w:color="auto" w:fill="FFFFFF"/>
        <w:ind w:firstLine="720"/>
        <w:jc w:val="both"/>
        <w:rPr>
          <w:ins w:id="109" w:author="John Anthony  V. Olin" w:date="2023-09-19T02:47:00Z"/>
          <w:rFonts w:ascii="Times New Roman" w:eastAsia="Times New Roman" w:hAnsi="Times New Roman" w:cs="Times New Roman"/>
        </w:rPr>
      </w:pPr>
      <w:ins w:id="110" w:author="John Anthony  V. Olin" w:date="2023-09-19T02:47:00Z">
        <w:r w:rsidRPr="00160CBC">
          <w:rPr>
            <w:rFonts w:ascii="Lato" w:eastAsia="Times New Roman" w:hAnsi="Lato" w:cs="Times New Roman"/>
            <w:color w:val="333333"/>
            <w:sz w:val="20"/>
            <w:szCs w:val="20"/>
          </w:rPr>
          <w:t>Boxplot allows a clear visualization and comparison as to what Fuel Type provides the best city driving mileage, since one variable is numeric and the other is categorical.  This plot will provide us with a clear distinction between the different fuel types with regard to the city mileages each fuel type can reach. From this plot, it is fuel “</w:t>
        </w:r>
        <w:proofErr w:type="spellStart"/>
        <w:r w:rsidRPr="00160CBC">
          <w:rPr>
            <w:rFonts w:ascii="Lato" w:eastAsia="Times New Roman" w:hAnsi="Lato" w:cs="Times New Roman"/>
            <w:color w:val="333333"/>
            <w:sz w:val="20"/>
            <w:szCs w:val="20"/>
          </w:rPr>
          <w:t>type d</w:t>
        </w:r>
        <w:proofErr w:type="spellEnd"/>
        <w:r w:rsidRPr="00160CBC">
          <w:rPr>
            <w:rFonts w:ascii="Lato" w:eastAsia="Times New Roman" w:hAnsi="Lato" w:cs="Times New Roman"/>
            <w:color w:val="333333"/>
            <w:sz w:val="20"/>
            <w:szCs w:val="20"/>
          </w:rPr>
          <w:t>” that can provide the best city driving mileage.</w:t>
        </w:r>
      </w:ins>
    </w:p>
    <w:p w14:paraId="2B123BAF" w14:textId="5D6D0CFF" w:rsidR="00160CBC" w:rsidRDefault="00160CBC" w:rsidP="00160CBC">
      <w:pPr>
        <w:rPr>
          <w:ins w:id="111" w:author="John Anthony  V. Olin" w:date="2023-09-19T02:54:00Z"/>
          <w:rFonts w:ascii="Lato" w:eastAsia="Times New Roman" w:hAnsi="Lato" w:cs="Times New Roman"/>
          <w:b/>
          <w:bCs/>
          <w:color w:val="333333"/>
        </w:rPr>
      </w:pPr>
      <w:ins w:id="112" w:author="John Anthony  V. Olin" w:date="2023-09-19T02:47:00Z">
        <w:r w:rsidRPr="00160CBC">
          <w:rPr>
            <w:rFonts w:ascii="Lato" w:eastAsia="Times New Roman" w:hAnsi="Lato" w:cs="Times New Roman"/>
            <w:b/>
            <w:bCs/>
            <w:color w:val="333333"/>
            <w:bdr w:val="none" w:sz="0" w:space="0" w:color="auto" w:frame="1"/>
          </w:rPr>
          <w:fldChar w:fldCharType="begin"/>
        </w:r>
        <w:r w:rsidRPr="00160CBC">
          <w:rPr>
            <w:rFonts w:ascii="Lato" w:eastAsia="Times New Roman" w:hAnsi="Lato" w:cs="Times New Roman"/>
            <w:b/>
            <w:bCs/>
            <w:color w:val="333333"/>
            <w:bdr w:val="none" w:sz="0" w:space="0" w:color="auto" w:frame="1"/>
          </w:rPr>
          <w:instrText xml:space="preserve"> INCLUDEPICTURE "https://lh3.googleusercontent.com/04ThhK0wa3z9sXZg3KxS3TxkZebdaczLZPC1N61Xd0cLmwxS6f2R1aVYzR64m30aKsJvsF2qEKZdoYwFKnQHAzM-YYHrPljMMRRJuJis1Yi9dyaeZtLzbvQYuW_2hEXYNO-V9rGTXfa1ujniR00oB0E" \* MERGEFORMATINET </w:instrText>
        </w:r>
        <w:r w:rsidRPr="00160CBC">
          <w:rPr>
            <w:rFonts w:ascii="Lato" w:eastAsia="Times New Roman" w:hAnsi="Lato" w:cs="Times New Roman"/>
            <w:b/>
            <w:bCs/>
            <w:color w:val="333333"/>
            <w:bdr w:val="none" w:sz="0" w:space="0" w:color="auto" w:frame="1"/>
          </w:rPr>
          <w:fldChar w:fldCharType="separate"/>
        </w:r>
        <w:r w:rsidRPr="00160CBC">
          <w:rPr>
            <w:rFonts w:ascii="Lato" w:eastAsia="Times New Roman" w:hAnsi="Lato" w:cs="Times New Roman"/>
            <w:b/>
            <w:bCs/>
            <w:noProof/>
            <w:color w:val="333333"/>
            <w:bdr w:val="none" w:sz="0" w:space="0" w:color="auto" w:frame="1"/>
          </w:rPr>
          <w:drawing>
            <wp:inline distT="0" distB="0" distL="0" distR="0" wp14:anchorId="6B2E8204" wp14:editId="4A7368BA">
              <wp:extent cx="4923155" cy="3078023"/>
              <wp:effectExtent l="0" t="0" r="444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6344" cy="3098773"/>
                      </a:xfrm>
                      <a:prstGeom prst="rect">
                        <a:avLst/>
                      </a:prstGeom>
                      <a:noFill/>
                      <a:ln>
                        <a:noFill/>
                      </a:ln>
                    </pic:spPr>
                  </pic:pic>
                </a:graphicData>
              </a:graphic>
            </wp:inline>
          </w:drawing>
        </w:r>
        <w:r w:rsidRPr="00160CBC">
          <w:rPr>
            <w:rFonts w:ascii="Lato" w:eastAsia="Times New Roman" w:hAnsi="Lato" w:cs="Times New Roman"/>
            <w:b/>
            <w:bCs/>
            <w:color w:val="333333"/>
            <w:bdr w:val="none" w:sz="0" w:space="0" w:color="auto" w:frame="1"/>
          </w:rPr>
          <w:fldChar w:fldCharType="end"/>
        </w:r>
        <w:r w:rsidRPr="00160CBC">
          <w:rPr>
            <w:rFonts w:ascii="Lato" w:eastAsia="Times New Roman" w:hAnsi="Lato" w:cs="Times New Roman"/>
            <w:b/>
            <w:bCs/>
            <w:color w:val="333333"/>
          </w:rPr>
          <w:t>(ggplot2)</w:t>
        </w:r>
      </w:ins>
    </w:p>
    <w:p w14:paraId="3B988AD3" w14:textId="4CEABE3E" w:rsidR="00B347FC" w:rsidRPr="00B347FC" w:rsidRDefault="00B347FC" w:rsidP="00B347FC">
      <w:pPr>
        <w:rPr>
          <w:ins w:id="113" w:author="John Anthony  V. Olin" w:date="2023-09-19T02:48:00Z"/>
          <w:rFonts w:ascii="Lato" w:eastAsia="Times New Roman" w:hAnsi="Lato" w:cs="Times New Roman"/>
          <w:b/>
          <w:bCs/>
          <w:color w:val="333333"/>
          <w:sz w:val="20"/>
          <w:szCs w:val="20"/>
          <w:rPrChange w:id="114" w:author="John Anthony  V. Olin" w:date="2023-09-19T02:54:00Z">
            <w:rPr>
              <w:ins w:id="115" w:author="John Anthony  V. Olin" w:date="2023-09-19T02:48:00Z"/>
            </w:rPr>
          </w:rPrChange>
        </w:rPr>
      </w:pPr>
      <w:ins w:id="116" w:author="John Anthony  V. Olin" w:date="2023-09-19T02:54:00Z">
        <w:r w:rsidRPr="00B347FC">
          <w:rPr>
            <w:rFonts w:ascii="Lato" w:eastAsia="Times New Roman" w:hAnsi="Lato" w:cs="Times New Roman"/>
            <w:b/>
            <w:bCs/>
            <w:color w:val="333333"/>
            <w:sz w:val="20"/>
            <w:szCs w:val="20"/>
            <w:rPrChange w:id="117" w:author="John Anthony  V. Olin" w:date="2023-09-19T02:54:00Z">
              <w:rPr>
                <w:rFonts w:ascii="Lato" w:eastAsia="Times New Roman" w:hAnsi="Lato" w:cs="Times New Roman"/>
                <w:b/>
                <w:bCs/>
                <w:color w:val="333333"/>
              </w:rPr>
            </w:rPrChange>
          </w:rPr>
          <w:t xml:space="preserve">&gt; </w:t>
        </w:r>
        <w:proofErr w:type="spellStart"/>
        <w:r>
          <w:rPr>
            <w:rFonts w:ascii="Lato" w:eastAsia="Times New Roman" w:hAnsi="Lato" w:cs="Times New Roman"/>
            <w:b/>
            <w:bCs/>
            <w:color w:val="333333"/>
            <w:sz w:val="20"/>
            <w:szCs w:val="20"/>
          </w:rPr>
          <w:t>ggplot</w:t>
        </w:r>
        <w:proofErr w:type="spellEnd"/>
        <w:r>
          <w:rPr>
            <w:rFonts w:ascii="Lato" w:eastAsia="Times New Roman" w:hAnsi="Lato" w:cs="Times New Roman"/>
            <w:b/>
            <w:bCs/>
            <w:color w:val="333333"/>
            <w:sz w:val="20"/>
            <w:szCs w:val="20"/>
          </w:rPr>
          <w:t xml:space="preserve">(mpg, </w:t>
        </w:r>
        <w:proofErr w:type="spellStart"/>
        <w:r>
          <w:rPr>
            <w:rFonts w:ascii="Lato" w:eastAsia="Times New Roman" w:hAnsi="Lato" w:cs="Times New Roman"/>
            <w:b/>
            <w:bCs/>
            <w:color w:val="333333"/>
            <w:sz w:val="20"/>
            <w:szCs w:val="20"/>
          </w:rPr>
          <w:t>aes</w:t>
        </w:r>
        <w:proofErr w:type="spellEnd"/>
        <w:r>
          <w:rPr>
            <w:rFonts w:ascii="Lato" w:eastAsia="Times New Roman" w:hAnsi="Lato" w:cs="Times New Roman"/>
            <w:b/>
            <w:bCs/>
            <w:color w:val="333333"/>
            <w:sz w:val="20"/>
            <w:szCs w:val="20"/>
          </w:rPr>
          <w:t>(x=</w:t>
        </w:r>
        <w:proofErr w:type="spellStart"/>
        <w:r>
          <w:rPr>
            <w:rFonts w:ascii="Lato" w:eastAsia="Times New Roman" w:hAnsi="Lato" w:cs="Times New Roman"/>
            <w:b/>
            <w:bCs/>
            <w:color w:val="333333"/>
            <w:sz w:val="20"/>
            <w:szCs w:val="20"/>
          </w:rPr>
          <w:t>fl</w:t>
        </w:r>
        <w:proofErr w:type="spellEnd"/>
        <w:r>
          <w:rPr>
            <w:rFonts w:ascii="Lato" w:eastAsia="Times New Roman" w:hAnsi="Lato" w:cs="Times New Roman"/>
            <w:b/>
            <w:bCs/>
            <w:color w:val="333333"/>
            <w:sz w:val="20"/>
            <w:szCs w:val="20"/>
          </w:rPr>
          <w:t>, y=</w:t>
        </w:r>
        <w:proofErr w:type="spellStart"/>
        <w:r>
          <w:rPr>
            <w:rFonts w:ascii="Lato" w:eastAsia="Times New Roman" w:hAnsi="Lato" w:cs="Times New Roman"/>
            <w:b/>
            <w:bCs/>
            <w:color w:val="333333"/>
            <w:sz w:val="20"/>
            <w:szCs w:val="20"/>
          </w:rPr>
          <w:t>cty</w:t>
        </w:r>
        <w:proofErr w:type="spellEnd"/>
        <w:r>
          <w:rPr>
            <w:rFonts w:ascii="Lato" w:eastAsia="Times New Roman" w:hAnsi="Lato" w:cs="Times New Roman"/>
            <w:b/>
            <w:bCs/>
            <w:color w:val="333333"/>
            <w:sz w:val="20"/>
            <w:szCs w:val="20"/>
          </w:rPr>
          <w:t xml:space="preserve">, </w:t>
        </w:r>
      </w:ins>
      <w:ins w:id="118" w:author="John Anthony  V. Olin" w:date="2023-09-19T02:55:00Z">
        <w:r>
          <w:rPr>
            <w:rFonts w:ascii="Lato" w:eastAsia="Times New Roman" w:hAnsi="Lato" w:cs="Times New Roman"/>
            <w:b/>
            <w:bCs/>
            <w:color w:val="333333"/>
            <w:sz w:val="20"/>
            <w:szCs w:val="20"/>
          </w:rPr>
          <w:t>fill=</w:t>
        </w:r>
        <w:proofErr w:type="spellStart"/>
        <w:r>
          <w:rPr>
            <w:rFonts w:ascii="Lato" w:eastAsia="Times New Roman" w:hAnsi="Lato" w:cs="Times New Roman"/>
            <w:b/>
            <w:bCs/>
            <w:color w:val="333333"/>
            <w:sz w:val="20"/>
            <w:szCs w:val="20"/>
          </w:rPr>
          <w:t>fl</w:t>
        </w:r>
        <w:proofErr w:type="spellEnd"/>
        <w:r>
          <w:rPr>
            <w:rFonts w:ascii="Lato" w:eastAsia="Times New Roman" w:hAnsi="Lato" w:cs="Times New Roman"/>
            <w:b/>
            <w:bCs/>
            <w:color w:val="333333"/>
            <w:sz w:val="20"/>
            <w:szCs w:val="20"/>
          </w:rPr>
          <w:t xml:space="preserve">)) + </w:t>
        </w:r>
        <w:proofErr w:type="spellStart"/>
        <w:r>
          <w:rPr>
            <w:rFonts w:ascii="Lato" w:eastAsia="Times New Roman" w:hAnsi="Lato" w:cs="Times New Roman"/>
            <w:b/>
            <w:bCs/>
            <w:color w:val="333333"/>
            <w:sz w:val="20"/>
            <w:szCs w:val="20"/>
          </w:rPr>
          <w:t>geom_boxplot</w:t>
        </w:r>
        <w:proofErr w:type="spellEnd"/>
        <w:r>
          <w:rPr>
            <w:rFonts w:ascii="Lato" w:eastAsia="Times New Roman" w:hAnsi="Lato" w:cs="Times New Roman"/>
            <w:b/>
            <w:bCs/>
            <w:color w:val="333333"/>
            <w:sz w:val="20"/>
            <w:szCs w:val="20"/>
          </w:rPr>
          <w:t>() + labs(title = “Comparison of Fuel Type’s City Mileages”, x = “Fuel</w:t>
        </w:r>
      </w:ins>
      <w:ins w:id="119" w:author="John Anthony  V. Olin" w:date="2023-09-19T02:56:00Z">
        <w:r>
          <w:rPr>
            <w:rFonts w:ascii="Lato" w:eastAsia="Times New Roman" w:hAnsi="Lato" w:cs="Times New Roman"/>
            <w:b/>
            <w:bCs/>
            <w:color w:val="333333"/>
            <w:sz w:val="20"/>
            <w:szCs w:val="20"/>
          </w:rPr>
          <w:t xml:space="preserve"> Type”, y = “City Mileages”)</w:t>
        </w:r>
      </w:ins>
    </w:p>
    <w:p w14:paraId="5A815715" w14:textId="77777777" w:rsidR="00160CBC" w:rsidRDefault="00160CBC" w:rsidP="00160CBC">
      <w:pPr>
        <w:rPr>
          <w:ins w:id="120" w:author="John Anthony  V. Olin" w:date="2023-09-19T02:48:00Z"/>
          <w:rFonts w:ascii="Lato" w:eastAsia="Times New Roman" w:hAnsi="Lato" w:cs="Times New Roman"/>
          <w:b/>
          <w:bCs/>
          <w:color w:val="333333"/>
        </w:rPr>
      </w:pPr>
    </w:p>
    <w:p w14:paraId="378107A4" w14:textId="6213C1B1" w:rsidR="00160CBC" w:rsidRDefault="00160CBC" w:rsidP="00160CBC">
      <w:pPr>
        <w:rPr>
          <w:ins w:id="121" w:author="John Anthony  V. Olin" w:date="2023-09-19T02:56:00Z"/>
          <w:rFonts w:ascii="Lato" w:eastAsia="Times New Roman" w:hAnsi="Lato" w:cs="Times New Roman"/>
          <w:b/>
          <w:bCs/>
          <w:color w:val="333333"/>
        </w:rPr>
      </w:pPr>
      <w:ins w:id="122" w:author="John Anthony  V. Olin" w:date="2023-09-19T02:47:00Z">
        <w:r w:rsidRPr="00160CBC">
          <w:rPr>
            <w:rFonts w:ascii="Lato" w:eastAsia="Times New Roman" w:hAnsi="Lato" w:cs="Times New Roman"/>
            <w:b/>
            <w:bCs/>
            <w:color w:val="333333"/>
            <w:bdr w:val="none" w:sz="0" w:space="0" w:color="auto" w:frame="1"/>
          </w:rPr>
          <w:fldChar w:fldCharType="begin"/>
        </w:r>
        <w:r w:rsidRPr="00160CBC">
          <w:rPr>
            <w:rFonts w:ascii="Lato" w:eastAsia="Times New Roman" w:hAnsi="Lato" w:cs="Times New Roman"/>
            <w:b/>
            <w:bCs/>
            <w:color w:val="333333"/>
            <w:bdr w:val="none" w:sz="0" w:space="0" w:color="auto" w:frame="1"/>
          </w:rPr>
          <w:instrText xml:space="preserve"> INCLUDEPICTURE "https://lh3.googleusercontent.com/w5a8xE2Rnqjn7ZgeODc-PEqgenJCrxyMW-ROvEQj-90dpWQPMu5dRy3Z_wPj8iLEMcNcPXUsE1ze3y25thg9-slnpERp9iJyWhgCkpGXaOfR3G0oWxof19A6vsA5XVNSwqTdB2k-R9xNrk1Zwt5C43E" \* MERGEFORMATINET </w:instrText>
        </w:r>
        <w:r w:rsidRPr="00160CBC">
          <w:rPr>
            <w:rFonts w:ascii="Lato" w:eastAsia="Times New Roman" w:hAnsi="Lato" w:cs="Times New Roman"/>
            <w:b/>
            <w:bCs/>
            <w:color w:val="333333"/>
            <w:bdr w:val="none" w:sz="0" w:space="0" w:color="auto" w:frame="1"/>
          </w:rPr>
          <w:fldChar w:fldCharType="separate"/>
        </w:r>
        <w:r w:rsidRPr="00160CBC">
          <w:rPr>
            <w:rFonts w:ascii="Lato" w:eastAsia="Times New Roman" w:hAnsi="Lato" w:cs="Times New Roman"/>
            <w:b/>
            <w:bCs/>
            <w:noProof/>
            <w:color w:val="333333"/>
            <w:bdr w:val="none" w:sz="0" w:space="0" w:color="auto" w:frame="1"/>
          </w:rPr>
          <w:drawing>
            <wp:inline distT="0" distB="0" distL="0" distR="0" wp14:anchorId="723EC065" wp14:editId="715679BF">
              <wp:extent cx="4923649" cy="3085171"/>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7676" cy="3100227"/>
                      </a:xfrm>
                      <a:prstGeom prst="rect">
                        <a:avLst/>
                      </a:prstGeom>
                      <a:noFill/>
                      <a:ln>
                        <a:noFill/>
                      </a:ln>
                    </pic:spPr>
                  </pic:pic>
                </a:graphicData>
              </a:graphic>
            </wp:inline>
          </w:drawing>
        </w:r>
        <w:r w:rsidRPr="00160CBC">
          <w:rPr>
            <w:rFonts w:ascii="Lato" w:eastAsia="Times New Roman" w:hAnsi="Lato" w:cs="Times New Roman"/>
            <w:b/>
            <w:bCs/>
            <w:color w:val="333333"/>
            <w:bdr w:val="none" w:sz="0" w:space="0" w:color="auto" w:frame="1"/>
          </w:rPr>
          <w:fldChar w:fldCharType="end"/>
        </w:r>
        <w:r w:rsidRPr="00160CBC">
          <w:rPr>
            <w:rFonts w:ascii="Lato" w:eastAsia="Times New Roman" w:hAnsi="Lato" w:cs="Times New Roman"/>
            <w:b/>
            <w:bCs/>
            <w:color w:val="333333"/>
          </w:rPr>
          <w:t>(R basics)</w:t>
        </w:r>
      </w:ins>
    </w:p>
    <w:p w14:paraId="2AFA8FA6" w14:textId="77777777" w:rsidR="001E4AAF" w:rsidRDefault="001E4AAF" w:rsidP="00160CBC">
      <w:pPr>
        <w:rPr>
          <w:ins w:id="123" w:author="John Anthony  V. Olin" w:date="2023-09-19T02:48:00Z"/>
          <w:rFonts w:ascii="Lato" w:eastAsia="Times New Roman" w:hAnsi="Lato" w:cs="Times New Roman"/>
          <w:b/>
          <w:bCs/>
          <w:color w:val="333333"/>
        </w:rPr>
      </w:pPr>
    </w:p>
    <w:p w14:paraId="77888689" w14:textId="77777777" w:rsidR="001E4AAF" w:rsidRPr="001E4AAF" w:rsidRDefault="001E4AAF" w:rsidP="001E4AAF">
      <w:pPr>
        <w:rPr>
          <w:ins w:id="124" w:author="John Anthony  V. Olin" w:date="2023-09-19T02:56:00Z"/>
          <w:rFonts w:ascii="Lato" w:eastAsia="Times New Roman" w:hAnsi="Lato" w:cs="Times New Roman"/>
          <w:b/>
          <w:bCs/>
          <w:color w:val="333333"/>
        </w:rPr>
      </w:pPr>
      <w:ins w:id="125" w:author="John Anthony  V. Olin" w:date="2023-09-19T02:56:00Z">
        <w:r w:rsidRPr="001E4AAF">
          <w:rPr>
            <w:rFonts w:ascii="Lato" w:eastAsia="Times New Roman" w:hAnsi="Lato" w:cs="Times New Roman"/>
            <w:b/>
            <w:bCs/>
            <w:color w:val="333333"/>
          </w:rPr>
          <w:lastRenderedPageBreak/>
          <w:t>#create boxplot</w:t>
        </w:r>
      </w:ins>
    </w:p>
    <w:p w14:paraId="4B9E3BF7" w14:textId="77777777" w:rsidR="001E4AAF" w:rsidRPr="001E4AAF" w:rsidRDefault="001E4AAF" w:rsidP="001E4AAF">
      <w:pPr>
        <w:rPr>
          <w:ins w:id="126" w:author="John Anthony  V. Olin" w:date="2023-09-19T02:56:00Z"/>
          <w:rFonts w:ascii="Lato" w:eastAsia="Times New Roman" w:hAnsi="Lato" w:cs="Times New Roman"/>
          <w:b/>
          <w:bCs/>
          <w:color w:val="333333"/>
        </w:rPr>
      </w:pPr>
      <w:ins w:id="127" w:author="John Anthony  V. Olin" w:date="2023-09-19T02:56:00Z">
        <w:r w:rsidRPr="001E4AAF">
          <w:rPr>
            <w:rFonts w:ascii="Lato" w:eastAsia="Times New Roman" w:hAnsi="Lato" w:cs="Times New Roman"/>
            <w:b/>
            <w:bCs/>
            <w:color w:val="333333"/>
          </w:rPr>
          <w:t>boxplot(</w:t>
        </w:r>
        <w:proofErr w:type="spellStart"/>
        <w:r w:rsidRPr="001E4AAF">
          <w:rPr>
            <w:rFonts w:ascii="Lato" w:eastAsia="Times New Roman" w:hAnsi="Lato" w:cs="Times New Roman"/>
            <w:b/>
            <w:bCs/>
            <w:color w:val="333333"/>
          </w:rPr>
          <w:t>cty~fl</w:t>
        </w:r>
        <w:proofErr w:type="spellEnd"/>
        <w:r w:rsidRPr="001E4AAF">
          <w:rPr>
            <w:rFonts w:ascii="Lato" w:eastAsia="Times New Roman" w:hAnsi="Lato" w:cs="Times New Roman"/>
            <w:b/>
            <w:bCs/>
            <w:color w:val="333333"/>
          </w:rPr>
          <w:t xml:space="preserve">, data = mpg, </w:t>
        </w:r>
      </w:ins>
    </w:p>
    <w:p w14:paraId="106F58DC" w14:textId="77777777" w:rsidR="001E4AAF" w:rsidRPr="001E4AAF" w:rsidRDefault="001E4AAF" w:rsidP="001E4AAF">
      <w:pPr>
        <w:rPr>
          <w:ins w:id="128" w:author="John Anthony  V. Olin" w:date="2023-09-19T02:56:00Z"/>
          <w:rFonts w:ascii="Lato" w:eastAsia="Times New Roman" w:hAnsi="Lato" w:cs="Times New Roman"/>
          <w:b/>
          <w:bCs/>
          <w:color w:val="333333"/>
        </w:rPr>
      </w:pPr>
      <w:ins w:id="129" w:author="John Anthony  V. Olin" w:date="2023-09-19T02:56:00Z">
        <w:r w:rsidRPr="001E4AAF">
          <w:rPr>
            <w:rFonts w:ascii="Lato" w:eastAsia="Times New Roman" w:hAnsi="Lato" w:cs="Times New Roman"/>
            <w:b/>
            <w:bCs/>
            <w:color w:val="333333"/>
          </w:rPr>
          <w:t xml:space="preserve">        </w:t>
        </w:r>
        <w:proofErr w:type="spellStart"/>
        <w:r w:rsidRPr="001E4AAF">
          <w:rPr>
            <w:rFonts w:ascii="Lato" w:eastAsia="Times New Roman" w:hAnsi="Lato" w:cs="Times New Roman"/>
            <w:b/>
            <w:bCs/>
            <w:color w:val="333333"/>
          </w:rPr>
          <w:t>xlab</w:t>
        </w:r>
        <w:proofErr w:type="spellEnd"/>
        <w:r w:rsidRPr="001E4AAF">
          <w:rPr>
            <w:rFonts w:ascii="Lato" w:eastAsia="Times New Roman" w:hAnsi="Lato" w:cs="Times New Roman"/>
            <w:b/>
            <w:bCs/>
            <w:color w:val="333333"/>
          </w:rPr>
          <w:t xml:space="preserve"> = "Fuel type", </w:t>
        </w:r>
      </w:ins>
    </w:p>
    <w:p w14:paraId="1AB0B981" w14:textId="77777777" w:rsidR="001E4AAF" w:rsidRPr="001E4AAF" w:rsidRDefault="001E4AAF" w:rsidP="001E4AAF">
      <w:pPr>
        <w:rPr>
          <w:ins w:id="130" w:author="John Anthony  V. Olin" w:date="2023-09-19T02:56:00Z"/>
          <w:rFonts w:ascii="Lato" w:eastAsia="Times New Roman" w:hAnsi="Lato" w:cs="Times New Roman"/>
          <w:b/>
          <w:bCs/>
          <w:color w:val="333333"/>
        </w:rPr>
      </w:pPr>
      <w:ins w:id="131" w:author="John Anthony  V. Olin" w:date="2023-09-19T02:56:00Z">
        <w:r w:rsidRPr="001E4AAF">
          <w:rPr>
            <w:rFonts w:ascii="Lato" w:eastAsia="Times New Roman" w:hAnsi="Lato" w:cs="Times New Roman"/>
            <w:b/>
            <w:bCs/>
            <w:color w:val="333333"/>
          </w:rPr>
          <w:t xml:space="preserve">        </w:t>
        </w:r>
        <w:proofErr w:type="spellStart"/>
        <w:r w:rsidRPr="001E4AAF">
          <w:rPr>
            <w:rFonts w:ascii="Lato" w:eastAsia="Times New Roman" w:hAnsi="Lato" w:cs="Times New Roman"/>
            <w:b/>
            <w:bCs/>
            <w:color w:val="333333"/>
          </w:rPr>
          <w:t>ylab</w:t>
        </w:r>
        <w:proofErr w:type="spellEnd"/>
        <w:r w:rsidRPr="001E4AAF">
          <w:rPr>
            <w:rFonts w:ascii="Lato" w:eastAsia="Times New Roman" w:hAnsi="Lato" w:cs="Times New Roman"/>
            <w:b/>
            <w:bCs/>
            <w:color w:val="333333"/>
          </w:rPr>
          <w:t xml:space="preserve"> = "City Mileage", </w:t>
        </w:r>
      </w:ins>
    </w:p>
    <w:p w14:paraId="08C94B94" w14:textId="77777777" w:rsidR="001E4AAF" w:rsidRPr="001E4AAF" w:rsidRDefault="001E4AAF" w:rsidP="001E4AAF">
      <w:pPr>
        <w:rPr>
          <w:ins w:id="132" w:author="John Anthony  V. Olin" w:date="2023-09-19T02:56:00Z"/>
          <w:rFonts w:ascii="Lato" w:eastAsia="Times New Roman" w:hAnsi="Lato" w:cs="Times New Roman"/>
          <w:b/>
          <w:bCs/>
          <w:color w:val="333333"/>
        </w:rPr>
      </w:pPr>
      <w:ins w:id="133" w:author="John Anthony  V. Olin" w:date="2023-09-19T02:56:00Z">
        <w:r w:rsidRPr="001E4AAF">
          <w:rPr>
            <w:rFonts w:ascii="Lato" w:eastAsia="Times New Roman" w:hAnsi="Lato" w:cs="Times New Roman"/>
            <w:b/>
            <w:bCs/>
            <w:color w:val="333333"/>
          </w:rPr>
          <w:t xml:space="preserve">        col = "Magenta",</w:t>
        </w:r>
      </w:ins>
    </w:p>
    <w:p w14:paraId="43EDFF34" w14:textId="2D652BB5" w:rsidR="00D74A81" w:rsidRDefault="001E4AAF" w:rsidP="001E4AAF">
      <w:pPr>
        <w:rPr>
          <w:ins w:id="134" w:author="John Anthony  V. Olin" w:date="2023-09-19T02:48:00Z"/>
          <w:rFonts w:ascii="Lato" w:eastAsia="Times New Roman" w:hAnsi="Lato" w:cs="Times New Roman"/>
          <w:b/>
          <w:bCs/>
          <w:color w:val="333333"/>
        </w:rPr>
      </w:pPr>
      <w:ins w:id="135" w:author="John Anthony  V. Olin" w:date="2023-09-19T02:56:00Z">
        <w:r w:rsidRPr="001E4AAF">
          <w:rPr>
            <w:rFonts w:ascii="Lato" w:eastAsia="Times New Roman" w:hAnsi="Lato" w:cs="Times New Roman"/>
            <w:b/>
            <w:bCs/>
            <w:color w:val="333333"/>
          </w:rPr>
          <w:t xml:space="preserve">        main = "Fuel Type City Mileages")</w:t>
        </w:r>
      </w:ins>
      <w:ins w:id="136" w:author="John Anthony  V. Olin" w:date="2023-09-19T02:48:00Z">
        <w:r w:rsidR="00D74A81">
          <w:rPr>
            <w:rFonts w:ascii="Lato" w:eastAsia="Times New Roman" w:hAnsi="Lato" w:cs="Times New Roman"/>
            <w:b/>
            <w:bCs/>
            <w:color w:val="333333"/>
          </w:rPr>
          <w:br w:type="page"/>
        </w:r>
      </w:ins>
    </w:p>
    <w:p w14:paraId="6CF4E783" w14:textId="77777777" w:rsidR="00D74A81" w:rsidRPr="00D74A81" w:rsidRDefault="00D74A81" w:rsidP="00D74A81">
      <w:pPr>
        <w:shd w:val="clear" w:color="auto" w:fill="FFFFFF"/>
        <w:spacing w:before="240"/>
        <w:jc w:val="both"/>
        <w:rPr>
          <w:ins w:id="137" w:author="John Anthony  V. Olin" w:date="2023-09-19T02:48:00Z"/>
          <w:rFonts w:ascii="Times New Roman" w:eastAsia="Times New Roman" w:hAnsi="Times New Roman" w:cs="Times New Roman"/>
        </w:rPr>
      </w:pPr>
      <w:ins w:id="138" w:author="John Anthony  V. Olin" w:date="2023-09-19T02:48:00Z">
        <w:r w:rsidRPr="00D74A81">
          <w:rPr>
            <w:rFonts w:ascii="Lato" w:eastAsia="Times New Roman" w:hAnsi="Lato" w:cs="Times New Roman"/>
            <w:b/>
            <w:bCs/>
            <w:color w:val="333333"/>
          </w:rPr>
          <w:lastRenderedPageBreak/>
          <w:t>3. Create a vertical bar plot that shows the vehicle displacement (</w:t>
        </w:r>
        <w:proofErr w:type="spellStart"/>
        <w:r w:rsidRPr="00D74A81">
          <w:rPr>
            <w:rFonts w:ascii="Lato" w:eastAsia="Times New Roman" w:hAnsi="Lato" w:cs="Times New Roman"/>
            <w:b/>
            <w:bCs/>
            <w:color w:val="333333"/>
          </w:rPr>
          <w:t>displ</w:t>
        </w:r>
        <w:proofErr w:type="spellEnd"/>
        <w:r w:rsidRPr="00D74A81">
          <w:rPr>
            <w:rFonts w:ascii="Lato" w:eastAsia="Times New Roman" w:hAnsi="Lato" w:cs="Times New Roman"/>
            <w:b/>
            <w:bCs/>
            <w:color w:val="333333"/>
          </w:rPr>
          <w:t>) and is colored based on the number of gears.</w:t>
        </w:r>
      </w:ins>
    </w:p>
    <w:p w14:paraId="0A628D8C" w14:textId="6CF13168" w:rsidR="00D74A81" w:rsidRDefault="00D74A81" w:rsidP="00D74A81">
      <w:pPr>
        <w:shd w:val="clear" w:color="auto" w:fill="FFFFFF"/>
        <w:jc w:val="both"/>
        <w:rPr>
          <w:ins w:id="139" w:author="John Anthony  V. Olin" w:date="2023-09-19T02:48:00Z"/>
          <w:rFonts w:ascii="Lato" w:eastAsia="Times New Roman" w:hAnsi="Lato" w:cs="Times New Roman"/>
          <w:b/>
          <w:bCs/>
          <w:color w:val="333333"/>
        </w:rPr>
      </w:pPr>
      <w:ins w:id="140" w:author="John Anthony  V. Olin" w:date="2023-09-19T02:48:00Z">
        <w:r w:rsidRPr="00D74A81">
          <w:rPr>
            <w:rFonts w:ascii="Lato" w:eastAsia="Times New Roman" w:hAnsi="Lato" w:cs="Times New Roman"/>
            <w:b/>
            <w:bCs/>
            <w:color w:val="333333"/>
            <w:bdr w:val="none" w:sz="0" w:space="0" w:color="auto" w:frame="1"/>
          </w:rPr>
          <w:fldChar w:fldCharType="begin"/>
        </w:r>
        <w:r w:rsidRPr="00D74A81">
          <w:rPr>
            <w:rFonts w:ascii="Lato" w:eastAsia="Times New Roman" w:hAnsi="Lato" w:cs="Times New Roman"/>
            <w:b/>
            <w:bCs/>
            <w:color w:val="333333"/>
            <w:bdr w:val="none" w:sz="0" w:space="0" w:color="auto" w:frame="1"/>
          </w:rPr>
          <w:instrText xml:space="preserve"> INCLUDEPICTURE "https://lh6.googleusercontent.com/IESAxY1_oX8Q-uthv14G54gGOIZQS-QcEBnl6DMUSaZ1ZrlZmQMaIZrd2kTtFFlnQRRNVrtJA72JUJ-EvA-u3C-X57jfNr5-H8Pa8Of0hBUnZB7UQH--o2GOv_-L_2pvyZGOOBRYgwd77kDJ56VpsfM" \* MERGEFORMATINET </w:instrText>
        </w:r>
        <w:r w:rsidRPr="00D74A81">
          <w:rPr>
            <w:rFonts w:ascii="Lato" w:eastAsia="Times New Roman" w:hAnsi="Lato" w:cs="Times New Roman"/>
            <w:b/>
            <w:bCs/>
            <w:color w:val="333333"/>
            <w:bdr w:val="none" w:sz="0" w:space="0" w:color="auto" w:frame="1"/>
          </w:rPr>
          <w:fldChar w:fldCharType="separate"/>
        </w:r>
        <w:r w:rsidRPr="00D74A81">
          <w:rPr>
            <w:rFonts w:ascii="Lato" w:eastAsia="Times New Roman" w:hAnsi="Lato" w:cs="Times New Roman"/>
            <w:b/>
            <w:bCs/>
            <w:noProof/>
            <w:color w:val="333333"/>
            <w:bdr w:val="none" w:sz="0" w:space="0" w:color="auto" w:frame="1"/>
          </w:rPr>
          <w:drawing>
            <wp:inline distT="0" distB="0" distL="0" distR="0" wp14:anchorId="2AAC34B9" wp14:editId="1EE04134">
              <wp:extent cx="4816417" cy="3025698"/>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3185" cy="3042514"/>
                      </a:xfrm>
                      <a:prstGeom prst="rect">
                        <a:avLst/>
                      </a:prstGeom>
                      <a:noFill/>
                      <a:ln>
                        <a:noFill/>
                      </a:ln>
                    </pic:spPr>
                  </pic:pic>
                </a:graphicData>
              </a:graphic>
            </wp:inline>
          </w:drawing>
        </w:r>
        <w:r w:rsidRPr="00D74A81">
          <w:rPr>
            <w:rFonts w:ascii="Lato" w:eastAsia="Times New Roman" w:hAnsi="Lato" w:cs="Times New Roman"/>
            <w:b/>
            <w:bCs/>
            <w:color w:val="333333"/>
            <w:bdr w:val="none" w:sz="0" w:space="0" w:color="auto" w:frame="1"/>
          </w:rPr>
          <w:fldChar w:fldCharType="end"/>
        </w:r>
        <w:r w:rsidRPr="00D74A81">
          <w:rPr>
            <w:rFonts w:ascii="Lato" w:eastAsia="Times New Roman" w:hAnsi="Lato" w:cs="Times New Roman"/>
            <w:b/>
            <w:bCs/>
            <w:color w:val="333333"/>
          </w:rPr>
          <w:t>(ggplot2)</w:t>
        </w:r>
      </w:ins>
    </w:p>
    <w:p w14:paraId="7C01654E" w14:textId="3A091F6C" w:rsidR="00D74A81" w:rsidRPr="00AF4263" w:rsidRDefault="00AF4263" w:rsidP="00D74A81">
      <w:pPr>
        <w:shd w:val="clear" w:color="auto" w:fill="FFFFFF"/>
        <w:jc w:val="both"/>
        <w:rPr>
          <w:ins w:id="141" w:author="John Anthony  V. Olin" w:date="2023-09-19T02:57:00Z"/>
          <w:rFonts w:ascii="Lato" w:eastAsia="Times New Roman" w:hAnsi="Lato" w:cs="Times New Roman"/>
          <w:b/>
          <w:bCs/>
          <w:color w:val="333333"/>
          <w:sz w:val="20"/>
          <w:szCs w:val="20"/>
          <w:rPrChange w:id="142" w:author="John Anthony  V. Olin" w:date="2023-09-19T02:57:00Z">
            <w:rPr>
              <w:ins w:id="143" w:author="John Anthony  V. Olin" w:date="2023-09-19T02:57:00Z"/>
              <w:rFonts w:ascii="Lato" w:eastAsia="Times New Roman" w:hAnsi="Lato" w:cs="Times New Roman"/>
              <w:b/>
              <w:bCs/>
              <w:color w:val="333333"/>
            </w:rPr>
          </w:rPrChange>
        </w:rPr>
      </w:pPr>
      <w:ins w:id="144" w:author="John Anthony  V. Olin" w:date="2023-09-19T02:57:00Z">
        <w:r w:rsidRPr="00AF4263">
          <w:rPr>
            <w:rFonts w:ascii="Lato" w:eastAsia="Times New Roman" w:hAnsi="Lato" w:cs="Times New Roman"/>
            <w:b/>
            <w:bCs/>
            <w:color w:val="333333"/>
            <w:sz w:val="20"/>
            <w:szCs w:val="20"/>
            <w:rPrChange w:id="145" w:author="John Anthony  V. Olin" w:date="2023-09-19T02:57:00Z">
              <w:rPr>
                <w:rFonts w:ascii="Lato" w:eastAsia="Times New Roman" w:hAnsi="Lato" w:cs="Times New Roman"/>
                <w:b/>
                <w:bCs/>
                <w:color w:val="333333"/>
              </w:rPr>
            </w:rPrChange>
          </w:rPr>
          <w:t>&gt;</w:t>
        </w:r>
        <w:proofErr w:type="spellStart"/>
        <w:r>
          <w:rPr>
            <w:rFonts w:ascii="Lato" w:eastAsia="Times New Roman" w:hAnsi="Lato" w:cs="Times New Roman"/>
            <w:b/>
            <w:bCs/>
            <w:color w:val="333333"/>
            <w:sz w:val="20"/>
            <w:szCs w:val="20"/>
          </w:rPr>
          <w:t>ggplot</w:t>
        </w:r>
        <w:proofErr w:type="spellEnd"/>
        <w:r>
          <w:rPr>
            <w:rFonts w:ascii="Lato" w:eastAsia="Times New Roman" w:hAnsi="Lato" w:cs="Times New Roman"/>
            <w:b/>
            <w:bCs/>
            <w:color w:val="333333"/>
            <w:sz w:val="20"/>
            <w:szCs w:val="20"/>
          </w:rPr>
          <w:t xml:space="preserve">(data = mpg) + </w:t>
        </w:r>
        <w:proofErr w:type="spellStart"/>
        <w:r>
          <w:rPr>
            <w:rFonts w:ascii="Lato" w:eastAsia="Times New Roman" w:hAnsi="Lato" w:cs="Times New Roman"/>
            <w:b/>
            <w:bCs/>
            <w:color w:val="333333"/>
            <w:sz w:val="20"/>
            <w:szCs w:val="20"/>
          </w:rPr>
          <w:t>geom_bar</w:t>
        </w:r>
        <w:proofErr w:type="spellEnd"/>
        <w:r>
          <w:rPr>
            <w:rFonts w:ascii="Lato" w:eastAsia="Times New Roman" w:hAnsi="Lato" w:cs="Times New Roman"/>
            <w:b/>
            <w:bCs/>
            <w:color w:val="333333"/>
            <w:sz w:val="20"/>
            <w:szCs w:val="20"/>
          </w:rPr>
          <w:t>(mapping=</w:t>
        </w:r>
        <w:proofErr w:type="spellStart"/>
        <w:r>
          <w:rPr>
            <w:rFonts w:ascii="Lato" w:eastAsia="Times New Roman" w:hAnsi="Lato" w:cs="Times New Roman"/>
            <w:b/>
            <w:bCs/>
            <w:color w:val="333333"/>
            <w:sz w:val="20"/>
            <w:szCs w:val="20"/>
          </w:rPr>
          <w:t>aes</w:t>
        </w:r>
        <w:proofErr w:type="spellEnd"/>
        <w:r>
          <w:rPr>
            <w:rFonts w:ascii="Lato" w:eastAsia="Times New Roman" w:hAnsi="Lato" w:cs="Times New Roman"/>
            <w:b/>
            <w:bCs/>
            <w:color w:val="333333"/>
            <w:sz w:val="20"/>
            <w:szCs w:val="20"/>
          </w:rPr>
          <w:t>(x=</w:t>
        </w:r>
        <w:proofErr w:type="spellStart"/>
        <w:r>
          <w:rPr>
            <w:rFonts w:ascii="Lato" w:eastAsia="Times New Roman" w:hAnsi="Lato" w:cs="Times New Roman"/>
            <w:b/>
            <w:bCs/>
            <w:color w:val="333333"/>
            <w:sz w:val="20"/>
            <w:szCs w:val="20"/>
          </w:rPr>
          <w:t>displ</w:t>
        </w:r>
        <w:proofErr w:type="spellEnd"/>
        <w:r>
          <w:rPr>
            <w:rFonts w:ascii="Lato" w:eastAsia="Times New Roman" w:hAnsi="Lato" w:cs="Times New Roman"/>
            <w:b/>
            <w:bCs/>
            <w:color w:val="333333"/>
            <w:sz w:val="20"/>
            <w:szCs w:val="20"/>
          </w:rPr>
          <w:t>, fill=</w:t>
        </w:r>
        <w:proofErr w:type="spellStart"/>
        <w:r>
          <w:rPr>
            <w:rFonts w:ascii="Lato" w:eastAsia="Times New Roman" w:hAnsi="Lato" w:cs="Times New Roman"/>
            <w:b/>
            <w:bCs/>
            <w:color w:val="333333"/>
            <w:sz w:val="20"/>
            <w:szCs w:val="20"/>
          </w:rPr>
          <w:t>as.factor</w:t>
        </w:r>
        <w:proofErr w:type="spellEnd"/>
        <w:r>
          <w:rPr>
            <w:rFonts w:ascii="Lato" w:eastAsia="Times New Roman" w:hAnsi="Lato" w:cs="Times New Roman"/>
            <w:b/>
            <w:bCs/>
            <w:color w:val="333333"/>
            <w:sz w:val="20"/>
            <w:szCs w:val="20"/>
          </w:rPr>
          <w:t>(</w:t>
        </w:r>
        <w:proofErr w:type="spellStart"/>
        <w:r>
          <w:rPr>
            <w:rFonts w:ascii="Lato" w:eastAsia="Times New Roman" w:hAnsi="Lato" w:cs="Times New Roman"/>
            <w:b/>
            <w:bCs/>
            <w:color w:val="333333"/>
            <w:sz w:val="20"/>
            <w:szCs w:val="20"/>
          </w:rPr>
          <w:t>c</w:t>
        </w:r>
      </w:ins>
      <w:ins w:id="146" w:author="John Anthony  V. Olin" w:date="2023-09-19T02:58:00Z">
        <w:r>
          <w:rPr>
            <w:rFonts w:ascii="Lato" w:eastAsia="Times New Roman" w:hAnsi="Lato" w:cs="Times New Roman"/>
            <w:b/>
            <w:bCs/>
            <w:color w:val="333333"/>
            <w:sz w:val="20"/>
            <w:szCs w:val="20"/>
          </w:rPr>
          <w:t>yl</w:t>
        </w:r>
        <w:proofErr w:type="spellEnd"/>
        <w:r>
          <w:rPr>
            <w:rFonts w:ascii="Lato" w:eastAsia="Times New Roman" w:hAnsi="Lato" w:cs="Times New Roman"/>
            <w:b/>
            <w:bCs/>
            <w:color w:val="333333"/>
            <w:sz w:val="20"/>
            <w:szCs w:val="20"/>
          </w:rPr>
          <w:t>)))</w:t>
        </w:r>
      </w:ins>
    </w:p>
    <w:p w14:paraId="1FEB3DD8" w14:textId="77777777" w:rsidR="00AF4263" w:rsidRDefault="00AF4263" w:rsidP="00D74A81">
      <w:pPr>
        <w:shd w:val="clear" w:color="auto" w:fill="FFFFFF"/>
        <w:jc w:val="both"/>
        <w:rPr>
          <w:ins w:id="147" w:author="John Anthony  V. Olin" w:date="2023-09-19T02:48:00Z"/>
          <w:rFonts w:ascii="Lato" w:eastAsia="Times New Roman" w:hAnsi="Lato" w:cs="Times New Roman"/>
          <w:b/>
          <w:bCs/>
          <w:color w:val="333333"/>
        </w:rPr>
      </w:pPr>
    </w:p>
    <w:p w14:paraId="598FE329" w14:textId="77777777" w:rsidR="00D74A81" w:rsidRPr="00D74A81" w:rsidRDefault="00D74A81" w:rsidP="00D74A81">
      <w:pPr>
        <w:shd w:val="clear" w:color="auto" w:fill="FFFFFF"/>
        <w:jc w:val="both"/>
        <w:rPr>
          <w:ins w:id="148" w:author="John Anthony  V. Olin" w:date="2023-09-19T02:48:00Z"/>
          <w:rFonts w:ascii="Times New Roman" w:eastAsia="Times New Roman" w:hAnsi="Times New Roman" w:cs="Times New Roman"/>
        </w:rPr>
      </w:pPr>
    </w:p>
    <w:p w14:paraId="01DCD834" w14:textId="3FBC72C7" w:rsidR="00D74A81" w:rsidRDefault="00D74A81" w:rsidP="00D74A81">
      <w:pPr>
        <w:shd w:val="clear" w:color="auto" w:fill="FFFFFF"/>
        <w:spacing w:after="240"/>
        <w:jc w:val="both"/>
        <w:rPr>
          <w:ins w:id="149" w:author="John Anthony  V. Olin" w:date="2023-09-19T02:58:00Z"/>
          <w:rFonts w:ascii="Lato" w:eastAsia="Times New Roman" w:hAnsi="Lato" w:cs="Times New Roman"/>
          <w:b/>
          <w:bCs/>
          <w:color w:val="333333"/>
        </w:rPr>
      </w:pPr>
      <w:ins w:id="150" w:author="John Anthony  V. Olin" w:date="2023-09-19T02:48:00Z">
        <w:r w:rsidRPr="00D74A81">
          <w:rPr>
            <w:rFonts w:ascii="Lato" w:eastAsia="Times New Roman" w:hAnsi="Lato" w:cs="Times New Roman"/>
            <w:b/>
            <w:bCs/>
            <w:color w:val="333333"/>
            <w:bdr w:val="none" w:sz="0" w:space="0" w:color="auto" w:frame="1"/>
          </w:rPr>
          <w:fldChar w:fldCharType="begin"/>
        </w:r>
        <w:r w:rsidRPr="00D74A81">
          <w:rPr>
            <w:rFonts w:ascii="Lato" w:eastAsia="Times New Roman" w:hAnsi="Lato" w:cs="Times New Roman"/>
            <w:b/>
            <w:bCs/>
            <w:color w:val="333333"/>
            <w:bdr w:val="none" w:sz="0" w:space="0" w:color="auto" w:frame="1"/>
          </w:rPr>
          <w:instrText xml:space="preserve"> INCLUDEPICTURE "https://lh4.googleusercontent.com/1S71-BR9eY1OBGgcwuTeSabNHCuLCmjmvZAFN4kD0aBtJ64iUY79Dyx3nJOPY9f2GXTwHJ4d_ZHYHIHgAIlEF7XikGY5pbjIHD68FjpD_OjV545QYPyLzkkxLHZj-4-xYZ1BnswKZDXOihmpb_6Nf6c" \* MERGEFORMATINET </w:instrText>
        </w:r>
        <w:r w:rsidRPr="00D74A81">
          <w:rPr>
            <w:rFonts w:ascii="Lato" w:eastAsia="Times New Roman" w:hAnsi="Lato" w:cs="Times New Roman"/>
            <w:b/>
            <w:bCs/>
            <w:color w:val="333333"/>
            <w:bdr w:val="none" w:sz="0" w:space="0" w:color="auto" w:frame="1"/>
          </w:rPr>
          <w:fldChar w:fldCharType="separate"/>
        </w:r>
        <w:r w:rsidRPr="00D74A81">
          <w:rPr>
            <w:rFonts w:ascii="Lato" w:eastAsia="Times New Roman" w:hAnsi="Lato" w:cs="Times New Roman"/>
            <w:b/>
            <w:bCs/>
            <w:noProof/>
            <w:color w:val="333333"/>
            <w:bdr w:val="none" w:sz="0" w:space="0" w:color="auto" w:frame="1"/>
          </w:rPr>
          <w:drawing>
            <wp:inline distT="0" distB="0" distL="0" distR="0" wp14:anchorId="2B6F6EA8" wp14:editId="10D6479B">
              <wp:extent cx="4815840" cy="3017617"/>
              <wp:effectExtent l="0" t="0" r="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9669" cy="3026282"/>
                      </a:xfrm>
                      <a:prstGeom prst="rect">
                        <a:avLst/>
                      </a:prstGeom>
                      <a:noFill/>
                      <a:ln>
                        <a:noFill/>
                      </a:ln>
                    </pic:spPr>
                  </pic:pic>
                </a:graphicData>
              </a:graphic>
            </wp:inline>
          </w:drawing>
        </w:r>
        <w:r w:rsidRPr="00D74A81">
          <w:rPr>
            <w:rFonts w:ascii="Lato" w:eastAsia="Times New Roman" w:hAnsi="Lato" w:cs="Times New Roman"/>
            <w:b/>
            <w:bCs/>
            <w:color w:val="333333"/>
            <w:bdr w:val="none" w:sz="0" w:space="0" w:color="auto" w:frame="1"/>
          </w:rPr>
          <w:fldChar w:fldCharType="end"/>
        </w:r>
        <w:r w:rsidRPr="00D74A81">
          <w:rPr>
            <w:rFonts w:ascii="Lato" w:eastAsia="Times New Roman" w:hAnsi="Lato" w:cs="Times New Roman"/>
            <w:b/>
            <w:bCs/>
            <w:color w:val="333333"/>
          </w:rPr>
          <w:t>(R basic)</w:t>
        </w:r>
      </w:ins>
    </w:p>
    <w:p w14:paraId="69134C10" w14:textId="77777777" w:rsidR="00736C91" w:rsidRPr="00736C91" w:rsidRDefault="00736C91" w:rsidP="00736C91">
      <w:pPr>
        <w:shd w:val="clear" w:color="auto" w:fill="FFFFFF"/>
        <w:spacing w:after="240"/>
        <w:jc w:val="both"/>
        <w:rPr>
          <w:ins w:id="151" w:author="John Anthony  V. Olin" w:date="2023-09-19T02:58:00Z"/>
          <w:rFonts w:ascii="Times New Roman" w:eastAsia="Times New Roman" w:hAnsi="Times New Roman" w:cs="Times New Roman"/>
        </w:rPr>
      </w:pPr>
      <w:ins w:id="152" w:author="John Anthony  V. Olin" w:date="2023-09-19T02:58:00Z">
        <w:r w:rsidRPr="00736C91">
          <w:rPr>
            <w:rFonts w:ascii="Times New Roman" w:eastAsia="Times New Roman" w:hAnsi="Times New Roman" w:cs="Times New Roman"/>
          </w:rPr>
          <w:t>#Create the bar plot</w:t>
        </w:r>
      </w:ins>
    </w:p>
    <w:p w14:paraId="2459FCFF" w14:textId="77777777" w:rsidR="00736C91" w:rsidRPr="00736C91" w:rsidRDefault="00736C91" w:rsidP="00736C91">
      <w:pPr>
        <w:shd w:val="clear" w:color="auto" w:fill="FFFFFF"/>
        <w:spacing w:after="240"/>
        <w:jc w:val="both"/>
        <w:rPr>
          <w:ins w:id="153" w:author="John Anthony  V. Olin" w:date="2023-09-19T02:58:00Z"/>
          <w:rFonts w:ascii="Times New Roman" w:eastAsia="Times New Roman" w:hAnsi="Times New Roman" w:cs="Times New Roman"/>
        </w:rPr>
      </w:pPr>
      <w:proofErr w:type="spellStart"/>
      <w:ins w:id="154" w:author="John Anthony  V. Olin" w:date="2023-09-19T02:58:00Z">
        <w:r w:rsidRPr="00736C91">
          <w:rPr>
            <w:rFonts w:ascii="Times New Roman" w:eastAsia="Times New Roman" w:hAnsi="Times New Roman" w:cs="Times New Roman"/>
          </w:rPr>
          <w:t>barplot</w:t>
        </w:r>
        <w:proofErr w:type="spellEnd"/>
        <w:r w:rsidRPr="00736C91">
          <w:rPr>
            <w:rFonts w:ascii="Times New Roman" w:eastAsia="Times New Roman" w:hAnsi="Times New Roman" w:cs="Times New Roman"/>
          </w:rPr>
          <w:t>(</w:t>
        </w:r>
        <w:proofErr w:type="spellStart"/>
        <w:r w:rsidRPr="00736C91">
          <w:rPr>
            <w:rFonts w:ascii="Times New Roman" w:eastAsia="Times New Roman" w:hAnsi="Times New Roman" w:cs="Times New Roman"/>
          </w:rPr>
          <w:t>mpg$displ</w:t>
        </w:r>
        <w:proofErr w:type="spellEnd"/>
        <w:r w:rsidRPr="00736C91">
          <w:rPr>
            <w:rFonts w:ascii="Times New Roman" w:eastAsia="Times New Roman" w:hAnsi="Times New Roman" w:cs="Times New Roman"/>
          </w:rPr>
          <w:t>, col = c("</w:t>
        </w:r>
        <w:proofErr w:type="spellStart"/>
        <w:r w:rsidRPr="00736C91">
          <w:rPr>
            <w:rFonts w:ascii="Times New Roman" w:eastAsia="Times New Roman" w:hAnsi="Times New Roman" w:cs="Times New Roman"/>
          </w:rPr>
          <w:t>yellow","blue","green</w:t>
        </w:r>
        <w:proofErr w:type="spellEnd"/>
        <w:r w:rsidRPr="00736C91">
          <w:rPr>
            <w:rFonts w:ascii="Times New Roman" w:eastAsia="Times New Roman" w:hAnsi="Times New Roman" w:cs="Times New Roman"/>
          </w:rPr>
          <w:t xml:space="preserve">", "purple"), </w:t>
        </w:r>
      </w:ins>
    </w:p>
    <w:p w14:paraId="2B4B8DCB" w14:textId="77777777" w:rsidR="00736C91" w:rsidRPr="00736C91" w:rsidRDefault="00736C91" w:rsidP="00736C91">
      <w:pPr>
        <w:shd w:val="clear" w:color="auto" w:fill="FFFFFF"/>
        <w:spacing w:after="240"/>
        <w:jc w:val="both"/>
        <w:rPr>
          <w:ins w:id="155" w:author="John Anthony  V. Olin" w:date="2023-09-19T02:58:00Z"/>
          <w:rFonts w:ascii="Times New Roman" w:eastAsia="Times New Roman" w:hAnsi="Times New Roman" w:cs="Times New Roman"/>
        </w:rPr>
      </w:pPr>
      <w:ins w:id="156" w:author="John Anthony  V. Olin" w:date="2023-09-19T02:58:00Z">
        <w:r w:rsidRPr="00736C91">
          <w:rPr>
            <w:rFonts w:ascii="Times New Roman" w:eastAsia="Times New Roman" w:hAnsi="Times New Roman" w:cs="Times New Roman"/>
          </w:rPr>
          <w:t xml:space="preserve">        </w:t>
        </w:r>
        <w:proofErr w:type="spellStart"/>
        <w:r w:rsidRPr="00736C91">
          <w:rPr>
            <w:rFonts w:ascii="Times New Roman" w:eastAsia="Times New Roman" w:hAnsi="Times New Roman" w:cs="Times New Roman"/>
          </w:rPr>
          <w:t>ylab</w:t>
        </w:r>
        <w:proofErr w:type="spellEnd"/>
        <w:r w:rsidRPr="00736C91">
          <w:rPr>
            <w:rFonts w:ascii="Times New Roman" w:eastAsia="Times New Roman" w:hAnsi="Times New Roman" w:cs="Times New Roman"/>
          </w:rPr>
          <w:t xml:space="preserve"> = "</w:t>
        </w:r>
        <w:proofErr w:type="spellStart"/>
        <w:r w:rsidRPr="00736C91">
          <w:rPr>
            <w:rFonts w:ascii="Times New Roman" w:eastAsia="Times New Roman" w:hAnsi="Times New Roman" w:cs="Times New Roman"/>
          </w:rPr>
          <w:t>Displ</w:t>
        </w:r>
        <w:proofErr w:type="spellEnd"/>
        <w:r w:rsidRPr="00736C91">
          <w:rPr>
            <w:rFonts w:ascii="Times New Roman" w:eastAsia="Times New Roman" w:hAnsi="Times New Roman" w:cs="Times New Roman"/>
          </w:rPr>
          <w:t xml:space="preserve"> Value", </w:t>
        </w:r>
        <w:proofErr w:type="spellStart"/>
        <w:r w:rsidRPr="00736C91">
          <w:rPr>
            <w:rFonts w:ascii="Times New Roman" w:eastAsia="Times New Roman" w:hAnsi="Times New Roman" w:cs="Times New Roman"/>
          </w:rPr>
          <w:t>xlab</w:t>
        </w:r>
        <w:proofErr w:type="spellEnd"/>
        <w:r w:rsidRPr="00736C91">
          <w:rPr>
            <w:rFonts w:ascii="Times New Roman" w:eastAsia="Times New Roman" w:hAnsi="Times New Roman" w:cs="Times New Roman"/>
          </w:rPr>
          <w:t xml:space="preserve"> = "Displacement", main = "Displacement Values of Each Gear")</w:t>
        </w:r>
      </w:ins>
    </w:p>
    <w:p w14:paraId="0C8B5F58" w14:textId="77777777" w:rsidR="00736C91" w:rsidRPr="00736C91" w:rsidRDefault="00736C91" w:rsidP="00736C91">
      <w:pPr>
        <w:shd w:val="clear" w:color="auto" w:fill="FFFFFF"/>
        <w:spacing w:after="240"/>
        <w:jc w:val="both"/>
        <w:rPr>
          <w:ins w:id="157" w:author="John Anthony  V. Olin" w:date="2023-09-19T02:58:00Z"/>
          <w:rFonts w:ascii="Times New Roman" w:eastAsia="Times New Roman" w:hAnsi="Times New Roman" w:cs="Times New Roman"/>
        </w:rPr>
      </w:pPr>
    </w:p>
    <w:p w14:paraId="59D56817" w14:textId="77777777" w:rsidR="00736C91" w:rsidRPr="00736C91" w:rsidRDefault="00736C91" w:rsidP="00736C91">
      <w:pPr>
        <w:shd w:val="clear" w:color="auto" w:fill="FFFFFF"/>
        <w:spacing w:after="240"/>
        <w:jc w:val="both"/>
        <w:rPr>
          <w:ins w:id="158" w:author="John Anthony  V. Olin" w:date="2023-09-19T02:58:00Z"/>
          <w:rFonts w:ascii="Times New Roman" w:eastAsia="Times New Roman" w:hAnsi="Times New Roman" w:cs="Times New Roman"/>
        </w:rPr>
      </w:pPr>
      <w:ins w:id="159" w:author="John Anthony  V. Olin" w:date="2023-09-19T02:58:00Z">
        <w:r w:rsidRPr="00736C91">
          <w:rPr>
            <w:rFonts w:ascii="Times New Roman" w:eastAsia="Times New Roman" w:hAnsi="Times New Roman" w:cs="Times New Roman"/>
          </w:rPr>
          <w:t>#Add the legend</w:t>
        </w:r>
      </w:ins>
    </w:p>
    <w:p w14:paraId="6B07323D" w14:textId="77777777" w:rsidR="00736C91" w:rsidRPr="00736C91" w:rsidRDefault="00736C91" w:rsidP="00736C91">
      <w:pPr>
        <w:shd w:val="clear" w:color="auto" w:fill="FFFFFF"/>
        <w:spacing w:after="240"/>
        <w:jc w:val="both"/>
        <w:rPr>
          <w:ins w:id="160" w:author="John Anthony  V. Olin" w:date="2023-09-19T02:58:00Z"/>
          <w:rFonts w:ascii="Times New Roman" w:eastAsia="Times New Roman" w:hAnsi="Times New Roman" w:cs="Times New Roman"/>
        </w:rPr>
      </w:pPr>
      <w:ins w:id="161" w:author="John Anthony  V. Olin" w:date="2023-09-19T02:58:00Z">
        <w:r w:rsidRPr="00736C91">
          <w:rPr>
            <w:rFonts w:ascii="Times New Roman" w:eastAsia="Times New Roman" w:hAnsi="Times New Roman" w:cs="Times New Roman"/>
          </w:rPr>
          <w:t>legend("</w:t>
        </w:r>
        <w:proofErr w:type="spellStart"/>
        <w:r w:rsidRPr="00736C91">
          <w:rPr>
            <w:rFonts w:ascii="Times New Roman" w:eastAsia="Times New Roman" w:hAnsi="Times New Roman" w:cs="Times New Roman"/>
          </w:rPr>
          <w:t>topright</w:t>
        </w:r>
        <w:proofErr w:type="spellEnd"/>
        <w:r w:rsidRPr="00736C91">
          <w:rPr>
            <w:rFonts w:ascii="Times New Roman" w:eastAsia="Times New Roman" w:hAnsi="Times New Roman" w:cs="Times New Roman"/>
          </w:rPr>
          <w:t>", c("4", "5", "6", "8"), title = ("Gear Number"),</w:t>
        </w:r>
      </w:ins>
    </w:p>
    <w:p w14:paraId="3B8C110A" w14:textId="0E1F3FFB" w:rsidR="00736C91" w:rsidRPr="00D74A81" w:rsidRDefault="00736C91" w:rsidP="00736C91">
      <w:pPr>
        <w:shd w:val="clear" w:color="auto" w:fill="FFFFFF"/>
        <w:spacing w:after="240"/>
        <w:jc w:val="both"/>
        <w:rPr>
          <w:ins w:id="162" w:author="John Anthony  V. Olin" w:date="2023-09-19T02:48:00Z"/>
          <w:rFonts w:ascii="Times New Roman" w:eastAsia="Times New Roman" w:hAnsi="Times New Roman" w:cs="Times New Roman"/>
        </w:rPr>
      </w:pPr>
      <w:ins w:id="163" w:author="John Anthony  V. Olin" w:date="2023-09-19T02:58:00Z">
        <w:r w:rsidRPr="00736C91">
          <w:rPr>
            <w:rFonts w:ascii="Times New Roman" w:eastAsia="Times New Roman" w:hAnsi="Times New Roman" w:cs="Times New Roman"/>
          </w:rPr>
          <w:t xml:space="preserve">       col=c("</w:t>
        </w:r>
        <w:proofErr w:type="spellStart"/>
        <w:r w:rsidRPr="00736C91">
          <w:rPr>
            <w:rFonts w:ascii="Times New Roman" w:eastAsia="Times New Roman" w:hAnsi="Times New Roman" w:cs="Times New Roman"/>
          </w:rPr>
          <w:t>yellow","blue","green</w:t>
        </w:r>
        <w:proofErr w:type="spellEnd"/>
        <w:r w:rsidRPr="00736C91">
          <w:rPr>
            <w:rFonts w:ascii="Times New Roman" w:eastAsia="Times New Roman" w:hAnsi="Times New Roman" w:cs="Times New Roman"/>
          </w:rPr>
          <w:t xml:space="preserve">", "purple"), </w:t>
        </w:r>
        <w:proofErr w:type="spellStart"/>
        <w:r w:rsidRPr="00736C91">
          <w:rPr>
            <w:rFonts w:ascii="Times New Roman" w:eastAsia="Times New Roman" w:hAnsi="Times New Roman" w:cs="Times New Roman"/>
          </w:rPr>
          <w:t>lwd</w:t>
        </w:r>
        <w:proofErr w:type="spellEnd"/>
        <w:r w:rsidRPr="00736C91">
          <w:rPr>
            <w:rFonts w:ascii="Times New Roman" w:eastAsia="Times New Roman" w:hAnsi="Times New Roman" w:cs="Times New Roman"/>
          </w:rPr>
          <w:t>=10)</w:t>
        </w:r>
      </w:ins>
    </w:p>
    <w:p w14:paraId="105EFA0B" w14:textId="77777777" w:rsidR="00D74A81" w:rsidRPr="00D74A81" w:rsidRDefault="00D74A81" w:rsidP="00D74A81">
      <w:pPr>
        <w:rPr>
          <w:ins w:id="164" w:author="John Anthony  V. Olin" w:date="2023-09-19T02:48:00Z"/>
          <w:rFonts w:ascii="Times New Roman" w:eastAsia="Times New Roman" w:hAnsi="Times New Roman" w:cs="Times New Roman"/>
        </w:rPr>
      </w:pPr>
    </w:p>
    <w:p w14:paraId="33503200" w14:textId="77777777" w:rsidR="00D74A81" w:rsidRPr="00160CBC" w:rsidRDefault="00D74A81" w:rsidP="00160CBC">
      <w:pPr>
        <w:rPr>
          <w:ins w:id="165" w:author="John Anthony  V. Olin" w:date="2023-09-19T02:45:00Z"/>
          <w:rFonts w:ascii="Times New Roman" w:eastAsia="Times New Roman" w:hAnsi="Times New Roman" w:cs="Times New Roman"/>
        </w:rPr>
      </w:pPr>
    </w:p>
    <w:p w14:paraId="0FE70D44" w14:textId="77777777" w:rsidR="00160CBC" w:rsidRPr="00160CBC" w:rsidRDefault="00160CBC" w:rsidP="00160CBC">
      <w:pPr>
        <w:rPr>
          <w:ins w:id="166" w:author="John Anthony  V. Olin" w:date="2023-09-19T02:45:00Z"/>
          <w:rFonts w:ascii="Times New Roman" w:eastAsia="Times New Roman" w:hAnsi="Times New Roman" w:cs="Times New Roman"/>
        </w:rPr>
      </w:pPr>
    </w:p>
    <w:p w14:paraId="51160827" w14:textId="77777777" w:rsidR="00D5507F" w:rsidRDefault="00D5507F" w:rsidP="00342082"/>
    <w:sectPr w:rsidR="00D5507F" w:rsidSect="00913E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03065"/>
    <w:multiLevelType w:val="hybridMultilevel"/>
    <w:tmpl w:val="DDBC1426"/>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04065D"/>
    <w:multiLevelType w:val="hybridMultilevel"/>
    <w:tmpl w:val="C1EAB5B4"/>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BC7F14"/>
    <w:multiLevelType w:val="hybridMultilevel"/>
    <w:tmpl w:val="FAF0852E"/>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B758AA"/>
    <w:multiLevelType w:val="hybridMultilevel"/>
    <w:tmpl w:val="B44074B0"/>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6085654">
    <w:abstractNumId w:val="3"/>
  </w:num>
  <w:num w:numId="2" w16cid:durableId="1704287654">
    <w:abstractNumId w:val="1"/>
  </w:num>
  <w:num w:numId="3" w16cid:durableId="1657227728">
    <w:abstractNumId w:val="0"/>
  </w:num>
  <w:num w:numId="4" w16cid:durableId="121827854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Anthony  V. Olin">
    <w15:presenceInfo w15:providerId="AD" w15:userId="S::anthony_olin@dlsu.edu.ph::e044700f-eb30-4f54-b756-9f5867f27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A4B"/>
    <w:rsid w:val="00025110"/>
    <w:rsid w:val="000A22F7"/>
    <w:rsid w:val="00160CBC"/>
    <w:rsid w:val="001E4AAF"/>
    <w:rsid w:val="00342082"/>
    <w:rsid w:val="00343A4B"/>
    <w:rsid w:val="003E2174"/>
    <w:rsid w:val="00736C91"/>
    <w:rsid w:val="00913EAE"/>
    <w:rsid w:val="00AE55D4"/>
    <w:rsid w:val="00AF4263"/>
    <w:rsid w:val="00B347FC"/>
    <w:rsid w:val="00D5507F"/>
    <w:rsid w:val="00D74A81"/>
    <w:rsid w:val="00DF4B78"/>
    <w:rsid w:val="00E21D06"/>
    <w:rsid w:val="00F47C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21496D94"/>
  <w15:chartTrackingRefBased/>
  <w15:docId w15:val="{B0E19C8D-DBAA-A04B-B583-5A3E33AA0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025110"/>
  </w:style>
  <w:style w:type="paragraph" w:styleId="NormalWeb">
    <w:name w:val="Normal (Web)"/>
    <w:basedOn w:val="Normal"/>
    <w:uiPriority w:val="99"/>
    <w:semiHidden/>
    <w:unhideWhenUsed/>
    <w:rsid w:val="00D5507F"/>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160CBC"/>
  </w:style>
  <w:style w:type="paragraph" w:styleId="ListParagraph">
    <w:name w:val="List Paragraph"/>
    <w:basedOn w:val="Normal"/>
    <w:uiPriority w:val="34"/>
    <w:qFormat/>
    <w:rsid w:val="00DF4B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0398">
      <w:bodyDiv w:val="1"/>
      <w:marLeft w:val="0"/>
      <w:marRight w:val="0"/>
      <w:marTop w:val="0"/>
      <w:marBottom w:val="0"/>
      <w:divBdr>
        <w:top w:val="none" w:sz="0" w:space="0" w:color="auto"/>
        <w:left w:val="none" w:sz="0" w:space="0" w:color="auto"/>
        <w:bottom w:val="none" w:sz="0" w:space="0" w:color="auto"/>
        <w:right w:val="none" w:sz="0" w:space="0" w:color="auto"/>
      </w:divBdr>
    </w:div>
    <w:div w:id="432821351">
      <w:bodyDiv w:val="1"/>
      <w:marLeft w:val="0"/>
      <w:marRight w:val="0"/>
      <w:marTop w:val="0"/>
      <w:marBottom w:val="0"/>
      <w:divBdr>
        <w:top w:val="none" w:sz="0" w:space="0" w:color="auto"/>
        <w:left w:val="none" w:sz="0" w:space="0" w:color="auto"/>
        <w:bottom w:val="none" w:sz="0" w:space="0" w:color="auto"/>
        <w:right w:val="none" w:sz="0" w:space="0" w:color="auto"/>
      </w:divBdr>
    </w:div>
    <w:div w:id="449204685">
      <w:bodyDiv w:val="1"/>
      <w:marLeft w:val="0"/>
      <w:marRight w:val="0"/>
      <w:marTop w:val="0"/>
      <w:marBottom w:val="0"/>
      <w:divBdr>
        <w:top w:val="none" w:sz="0" w:space="0" w:color="auto"/>
        <w:left w:val="none" w:sz="0" w:space="0" w:color="auto"/>
        <w:bottom w:val="none" w:sz="0" w:space="0" w:color="auto"/>
        <w:right w:val="none" w:sz="0" w:space="0" w:color="auto"/>
      </w:divBdr>
    </w:div>
    <w:div w:id="479007519">
      <w:bodyDiv w:val="1"/>
      <w:marLeft w:val="0"/>
      <w:marRight w:val="0"/>
      <w:marTop w:val="0"/>
      <w:marBottom w:val="0"/>
      <w:divBdr>
        <w:top w:val="none" w:sz="0" w:space="0" w:color="auto"/>
        <w:left w:val="none" w:sz="0" w:space="0" w:color="auto"/>
        <w:bottom w:val="none" w:sz="0" w:space="0" w:color="auto"/>
        <w:right w:val="none" w:sz="0" w:space="0" w:color="auto"/>
      </w:divBdr>
    </w:div>
    <w:div w:id="151356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1100</Words>
  <Characters>6272</Characters>
  <Application>Microsoft Office Word</Application>
  <DocSecurity>0</DocSecurity>
  <Lines>52</Lines>
  <Paragraphs>14</Paragraphs>
  <ScaleCrop>false</ScaleCrop>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Anthony  V. Olin</dc:creator>
  <cp:keywords/>
  <dc:description/>
  <cp:lastModifiedBy>John Anthony  V. Olin</cp:lastModifiedBy>
  <cp:revision>14</cp:revision>
  <dcterms:created xsi:type="dcterms:W3CDTF">2023-09-17T04:54:00Z</dcterms:created>
  <dcterms:modified xsi:type="dcterms:W3CDTF">2023-09-18T18:58:00Z</dcterms:modified>
</cp:coreProperties>
</file>